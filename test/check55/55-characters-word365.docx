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140BD" w14:textId="77777777" w:rsidR="006519B3" w:rsidRDefault="00E3584D">
      <w:r>
        <w:t>Check 55. Each case is a region: its BEGIN paragraph, its paragraph, its END paragraph.</w:t>
      </w:r>
    </w:p>
    <w:p w14:paraId="5F5D56C5" w14:textId="77777777" w:rsidR="006519B3" w:rsidRDefault="00E3584D">
      <w:r>
        <w:t>BEGIN1 text-end untracked U+0009</w:t>
      </w:r>
    </w:p>
    <w:p w14:paraId="1AD6A1AE" w14:textId="290C65BC" w:rsidR="006519B3" w:rsidRDefault="00E3584D">
      <w:r>
        <w:t>TARGET1</w:t>
      </w:r>
      <w:r w:rsidR="006F2964">
        <w:t>x</w:t>
      </w:r>
      <w:r w:rsidR="006F2964">
        <w:tab/>
        <w:t>y</w:t>
      </w:r>
    </w:p>
    <w:p w14:paraId="37054915" w14:textId="77777777" w:rsidR="006519B3" w:rsidRDefault="00E3584D">
      <w:r>
        <w:t>END1</w:t>
      </w:r>
    </w:p>
    <w:p w14:paraId="60D17F4C" w14:textId="77777777" w:rsidR="006519B3" w:rsidRDefault="00E3584D">
      <w:r>
        <w:t>BEGIN2 text-end untracked U+000A</w:t>
      </w:r>
    </w:p>
    <w:p w14:paraId="2E04AD6B" w14:textId="77777777" w:rsidR="006F2964" w:rsidRDefault="00E3584D">
      <w:r>
        <w:t>TARGET2</w:t>
      </w:r>
      <w:r w:rsidR="006F2964">
        <w:t>x</w:t>
      </w:r>
    </w:p>
    <w:p w14:paraId="600D6A30" w14:textId="047DB62B" w:rsidR="006519B3" w:rsidRDefault="006F2964">
      <w:r>
        <w:t>y</w:t>
      </w:r>
    </w:p>
    <w:p w14:paraId="7DAF9CA2" w14:textId="77777777" w:rsidR="006519B3" w:rsidRDefault="00E3584D">
      <w:r>
        <w:t>END2</w:t>
      </w:r>
    </w:p>
    <w:p w14:paraId="5518F3F4" w14:textId="77777777" w:rsidR="006519B3" w:rsidRDefault="00E3584D">
      <w:r>
        <w:t>BEGIN3 text-end untracked U+000D</w:t>
      </w:r>
    </w:p>
    <w:p w14:paraId="02F1D918" w14:textId="77777777" w:rsidR="006F2964" w:rsidRDefault="00E3584D">
      <w:r>
        <w:t>TARGET3</w:t>
      </w:r>
      <w:r w:rsidR="006F2964">
        <w:t>x</w:t>
      </w:r>
    </w:p>
    <w:p w14:paraId="3953B048" w14:textId="13221CA0" w:rsidR="006519B3" w:rsidRDefault="006F2964">
      <w:r>
        <w:t>y</w:t>
      </w:r>
    </w:p>
    <w:p w14:paraId="5A9E8F6C" w14:textId="77777777" w:rsidR="006519B3" w:rsidRDefault="00E3584D">
      <w:r>
        <w:t>END3</w:t>
      </w:r>
    </w:p>
    <w:p w14:paraId="0FF11733" w14:textId="77777777" w:rsidR="006519B3" w:rsidRDefault="00E3584D">
      <w:r>
        <w:t>BEGIN4 text-end untracked U+000D,U+000A</w:t>
      </w:r>
    </w:p>
    <w:p w14:paraId="3D593716" w14:textId="77777777" w:rsidR="006F2964" w:rsidRDefault="00E3584D">
      <w:r>
        <w:t>TARGET4</w:t>
      </w:r>
      <w:r w:rsidR="006F2964">
        <w:t>x</w:t>
      </w:r>
    </w:p>
    <w:p w14:paraId="2F13C7C2" w14:textId="22A31D29" w:rsidR="006519B3" w:rsidRDefault="006F2964">
      <w:r>
        <w:t>y</w:t>
      </w:r>
    </w:p>
    <w:p w14:paraId="24E33B37" w14:textId="77777777" w:rsidR="006519B3" w:rsidRDefault="00E3584D">
      <w:r>
        <w:t>END4</w:t>
      </w:r>
    </w:p>
    <w:p w14:paraId="3C636960" w14:textId="77777777" w:rsidR="006519B3" w:rsidRDefault="00E3584D">
      <w:r>
        <w:t>BEGIN5 text-end untracked U+000B</w:t>
      </w:r>
    </w:p>
    <w:p w14:paraId="4CCE4AC9" w14:textId="3BA7D4E9" w:rsidR="006519B3" w:rsidRDefault="00E3584D">
      <w:r>
        <w:t>TARGET5</w:t>
      </w:r>
      <w:r w:rsidR="006F2964">
        <w:t>x</w:t>
      </w:r>
      <w:r w:rsidR="006F2964">
        <w:br/>
        <w:t>y</w:t>
      </w:r>
    </w:p>
    <w:p w14:paraId="2117E2BA" w14:textId="77777777" w:rsidR="006519B3" w:rsidRDefault="00E3584D">
      <w:r>
        <w:t>END5</w:t>
      </w:r>
    </w:p>
    <w:p w14:paraId="2C61CE04" w14:textId="77777777" w:rsidR="006519B3" w:rsidRDefault="00E3584D">
      <w:r>
        <w:t>BEGIN6 text-end untracked U+000C</w:t>
      </w:r>
    </w:p>
    <w:p w14:paraId="3F293E21" w14:textId="184DB654" w:rsidR="006519B3" w:rsidRDefault="00E3584D">
      <w:r>
        <w:t>TARGET6</w:t>
      </w:r>
      <w:r w:rsidR="006F2964">
        <w:t>x</w:t>
      </w:r>
      <w:r w:rsidR="006F2964">
        <w:br w:type="page"/>
      </w:r>
      <w:r w:rsidR="006F2964">
        <w:lastRenderedPageBreak/>
        <w:t>y</w:t>
      </w:r>
    </w:p>
    <w:p w14:paraId="2C414730" w14:textId="77777777" w:rsidR="006519B3" w:rsidRDefault="00E3584D">
      <w:r>
        <w:t>END6</w:t>
      </w:r>
    </w:p>
    <w:p w14:paraId="5F54D60D" w14:textId="77777777" w:rsidR="006519B3" w:rsidRDefault="00E3584D">
      <w:r>
        <w:t>BEGIN7 text-end untracked U+000E</w:t>
      </w:r>
    </w:p>
    <w:p w14:paraId="54A493DA" w14:textId="7E4B1E00" w:rsidR="006519B3" w:rsidRDefault="00E3584D">
      <w:r>
        <w:t>TARGET7</w:t>
      </w:r>
      <w:r w:rsidR="006F2964">
        <w:t>x</w:t>
      </w:r>
      <w:r w:rsidR="006F2964">
        <w:br w:type="column"/>
      </w:r>
      <w:r w:rsidR="006F2964">
        <w:lastRenderedPageBreak/>
        <w:t>y</w:t>
      </w:r>
    </w:p>
    <w:p w14:paraId="48C8F7F3" w14:textId="77777777" w:rsidR="006519B3" w:rsidRDefault="00E3584D">
      <w:r>
        <w:t>END7</w:t>
      </w:r>
    </w:p>
    <w:p w14:paraId="60DCF260" w14:textId="77777777" w:rsidR="006519B3" w:rsidRDefault="00E3584D">
      <w:r>
        <w:t>BEGIN8 text-end untracked U+001E</w:t>
      </w:r>
    </w:p>
    <w:p w14:paraId="174B498F" w14:textId="3DB2A68F" w:rsidR="006519B3" w:rsidRDefault="00E3584D">
      <w:r>
        <w:t>TARGET8</w:t>
      </w:r>
      <w:r w:rsidR="006F2964">
        <w:t>x</w:t>
      </w:r>
      <w:r w:rsidR="006F2964">
        <w:noBreakHyphen/>
        <w:t>y</w:t>
      </w:r>
    </w:p>
    <w:p w14:paraId="3E51B004" w14:textId="77777777" w:rsidR="006519B3" w:rsidRDefault="00E3584D">
      <w:r>
        <w:t>END8</w:t>
      </w:r>
    </w:p>
    <w:p w14:paraId="5EDA64B7" w14:textId="77777777" w:rsidR="006519B3" w:rsidRDefault="00E3584D">
      <w:r>
        <w:t>BEGIN9 text-end untracked U+001F</w:t>
      </w:r>
    </w:p>
    <w:p w14:paraId="7B56A375" w14:textId="18910332" w:rsidR="006519B3" w:rsidRDefault="00E3584D">
      <w:r>
        <w:t>TARGET9</w:t>
      </w:r>
      <w:r w:rsidR="006F2964">
        <w:t>x</w:t>
      </w:r>
      <w:r w:rsidR="006F2964">
        <w:softHyphen/>
        <w:t>y</w:t>
      </w:r>
    </w:p>
    <w:p w14:paraId="45C9BDAF" w14:textId="77777777" w:rsidR="006519B3" w:rsidRDefault="00E3584D">
      <w:r>
        <w:t>END9</w:t>
      </w:r>
    </w:p>
    <w:p w14:paraId="677EB7EA" w14:textId="77777777" w:rsidR="006519B3" w:rsidRDefault="00E3584D">
      <w:r>
        <w:t>BEGIN10 text-end untracked U+0002</w:t>
      </w:r>
    </w:p>
    <w:p w14:paraId="036287F1" w14:textId="5C231C4D" w:rsidR="006519B3" w:rsidRDefault="00E3584D">
      <w:r>
        <w:t>TARGET10</w:t>
      </w:r>
      <w:r w:rsidR="006F2964">
        <w:t>x</w:t>
      </w:r>
      <w:r w:rsidR="006F2964">
        <w:t>y</w:t>
      </w:r>
    </w:p>
    <w:p w14:paraId="7605ECA8" w14:textId="77777777" w:rsidR="006519B3" w:rsidRDefault="00E3584D">
      <w:r>
        <w:t>END10</w:t>
      </w:r>
    </w:p>
    <w:p w14:paraId="5C54ED81" w14:textId="77777777" w:rsidR="006519B3" w:rsidRDefault="00E3584D">
      <w:r>
        <w:t>BEGIN11 text-end untracked U+0001</w:t>
      </w:r>
    </w:p>
    <w:p w14:paraId="41284D19" w14:textId="19B2E132" w:rsidR="006519B3" w:rsidRDefault="00E3584D">
      <w:r>
        <w:t>TARGET11</w:t>
      </w:r>
      <w:r w:rsidR="006F2964">
        <w:t>x</w:t>
      </w:r>
      <w:r w:rsidR="006F2964">
        <w:t>y</w:t>
      </w:r>
    </w:p>
    <w:p w14:paraId="42228CC0" w14:textId="77777777" w:rsidR="006519B3" w:rsidRDefault="00E3584D">
      <w:r>
        <w:t>END11</w:t>
      </w:r>
    </w:p>
    <w:p w14:paraId="427E8554" w14:textId="77777777" w:rsidR="006519B3" w:rsidRDefault="00E3584D">
      <w:r>
        <w:t>BEGIN12 text-end untracked U+0007</w:t>
      </w:r>
    </w:p>
    <w:p w14:paraId="0ACDD0B8" w14:textId="69205089" w:rsidR="006519B3" w:rsidRDefault="00E3584D">
      <w:r>
        <w:t>TARGET12</w:t>
      </w:r>
      <w:r w:rsidR="006F2964">
        <w:t>xy</w:t>
      </w:r>
    </w:p>
    <w:p w14:paraId="14CCD739" w14:textId="77777777" w:rsidR="006519B3" w:rsidRDefault="00E3584D">
      <w:r>
        <w:t>END12</w:t>
      </w:r>
    </w:p>
    <w:p w14:paraId="116957EA" w14:textId="77777777" w:rsidR="006519B3" w:rsidRDefault="00E3584D">
      <w:r>
        <w:t>BEGIN13 text-end untracked U+2011</w:t>
      </w:r>
    </w:p>
    <w:p w14:paraId="115E53F3" w14:textId="73A4E862" w:rsidR="006519B3" w:rsidRDefault="00E3584D">
      <w:r>
        <w:t>TARGET13</w:t>
      </w:r>
      <w:r w:rsidR="006F2964">
        <w:t>x</w:t>
      </w:r>
      <w:r w:rsidR="006F2964">
        <w:rPr>
          <w:rFonts w:ascii="Cambria Math" w:hAnsi="Cambria Math" w:cs="Cambria Math"/>
        </w:rPr>
        <w:t>‑</w:t>
      </w:r>
      <w:r w:rsidR="006F2964">
        <w:t>y</w:t>
      </w:r>
    </w:p>
    <w:p w14:paraId="6AC73DA2" w14:textId="77777777" w:rsidR="006519B3" w:rsidRDefault="00E3584D">
      <w:r>
        <w:t>END13</w:t>
      </w:r>
    </w:p>
    <w:p w14:paraId="78945E11" w14:textId="77777777" w:rsidR="006519B3" w:rsidRDefault="00E3584D">
      <w:r>
        <w:t>BEGIN14 text-end untracked U+00AD</w:t>
      </w:r>
    </w:p>
    <w:p w14:paraId="6EE9B9DE" w14:textId="55D62C8E" w:rsidR="006519B3" w:rsidRDefault="00E3584D">
      <w:r>
        <w:t>TARGET14</w:t>
      </w:r>
      <w:r w:rsidR="006F2964">
        <w:t>x­y</w:t>
      </w:r>
    </w:p>
    <w:p w14:paraId="178C780E" w14:textId="77777777" w:rsidR="006519B3" w:rsidRDefault="00E3584D">
      <w:r>
        <w:t>END14</w:t>
      </w:r>
    </w:p>
    <w:p w14:paraId="02E6750D" w14:textId="77777777" w:rsidR="006519B3" w:rsidRDefault="00E3584D">
      <w:r>
        <w:t>BEGIN15 paragraph-after untracked U+0009</w:t>
      </w:r>
    </w:p>
    <w:p w14:paraId="3FF6F01F" w14:textId="77777777" w:rsidR="006F2964" w:rsidRDefault="00E3584D">
      <w:r>
        <w:t>TARGET15</w:t>
      </w:r>
    </w:p>
    <w:p w14:paraId="5E251D88" w14:textId="16FE9716" w:rsidR="006519B3" w:rsidRDefault="006F2964">
      <w:r>
        <w:t>x</w:t>
      </w:r>
      <w:r>
        <w:tab/>
        <w:t>y</w:t>
      </w:r>
    </w:p>
    <w:p w14:paraId="50EAD1E2" w14:textId="77777777" w:rsidR="006519B3" w:rsidRDefault="00E3584D">
      <w:r>
        <w:t>END15</w:t>
      </w:r>
    </w:p>
    <w:p w14:paraId="5B82B606" w14:textId="77777777" w:rsidR="006519B3" w:rsidRDefault="00E3584D">
      <w:r>
        <w:lastRenderedPageBreak/>
        <w:t>BEGIN16 paragraph-after untracked U+000A</w:t>
      </w:r>
    </w:p>
    <w:p w14:paraId="52D5D0DD" w14:textId="77777777" w:rsidR="006F2964" w:rsidRDefault="00E3584D">
      <w:r>
        <w:t>TARGET16</w:t>
      </w:r>
    </w:p>
    <w:p w14:paraId="408DE5BD" w14:textId="4FAA4996" w:rsidR="006519B3" w:rsidRDefault="006F2964">
      <w:r>
        <w:t>x\ny</w:t>
      </w:r>
    </w:p>
    <w:p w14:paraId="1EB34A2C" w14:textId="77777777" w:rsidR="006519B3" w:rsidRDefault="00E3584D">
      <w:r>
        <w:t>END16</w:t>
      </w:r>
    </w:p>
    <w:p w14:paraId="5F312A89" w14:textId="77777777" w:rsidR="006519B3" w:rsidRDefault="00E3584D">
      <w:r>
        <w:t>BEGIN17 paragraph-after untracked U+000D</w:t>
      </w:r>
    </w:p>
    <w:p w14:paraId="4C3A00D9" w14:textId="77777777" w:rsidR="006F2964" w:rsidRDefault="00E3584D">
      <w:r>
        <w:t>TARGET17</w:t>
      </w:r>
    </w:p>
    <w:p w14:paraId="7C39BE94" w14:textId="7B176992" w:rsidR="006519B3" w:rsidRDefault="006F2964">
      <w:r>
        <w:t>x\ry</w:t>
      </w:r>
    </w:p>
    <w:p w14:paraId="4E513AC9" w14:textId="77777777" w:rsidR="006519B3" w:rsidRDefault="00E3584D">
      <w:r>
        <w:t>END17</w:t>
      </w:r>
    </w:p>
    <w:p w14:paraId="1D491726" w14:textId="77777777" w:rsidR="006519B3" w:rsidRDefault="00E3584D">
      <w:r>
        <w:t>BEGIN18 paragraph-after untracked U+000D,U+000A</w:t>
      </w:r>
    </w:p>
    <w:p w14:paraId="1D4A9589" w14:textId="77777777" w:rsidR="006F2964" w:rsidRDefault="00E3584D">
      <w:r>
        <w:t>TARGET18</w:t>
      </w:r>
    </w:p>
    <w:p w14:paraId="1809D663" w14:textId="315B7956" w:rsidR="006519B3" w:rsidRDefault="006F2964">
      <w:r>
        <w:t>x\r\ny</w:t>
      </w:r>
    </w:p>
    <w:p w14:paraId="4C7255AD" w14:textId="77777777" w:rsidR="006519B3" w:rsidRDefault="00E3584D">
      <w:r>
        <w:t>END18</w:t>
      </w:r>
    </w:p>
    <w:p w14:paraId="594DB326" w14:textId="77777777" w:rsidR="006519B3" w:rsidRDefault="00E3584D">
      <w:r>
        <w:t>BEGIN19 paragraph-after untracked U+000B</w:t>
      </w:r>
    </w:p>
    <w:p w14:paraId="6684F877" w14:textId="77777777" w:rsidR="006F2964" w:rsidRDefault="00E3584D">
      <w:r>
        <w:t>TARGET19</w:t>
      </w:r>
    </w:p>
    <w:p w14:paraId="14DEA8D3" w14:textId="7CCD2EAF" w:rsidR="006519B3" w:rsidRDefault="006F2964">
      <w:r>
        <w:t>x</w:t>
      </w:r>
      <w:r>
        <w:br/>
        <w:t>y</w:t>
      </w:r>
    </w:p>
    <w:p w14:paraId="3CFF6F55" w14:textId="77777777" w:rsidR="006519B3" w:rsidRDefault="00E3584D">
      <w:r>
        <w:t>END19</w:t>
      </w:r>
    </w:p>
    <w:p w14:paraId="2E5EF110" w14:textId="77777777" w:rsidR="006519B3" w:rsidRDefault="00E3584D">
      <w:r>
        <w:t>BEGIN20 paragraph-after untracked U+000C</w:t>
      </w:r>
    </w:p>
    <w:p w14:paraId="3E294D2F" w14:textId="77777777" w:rsidR="006F2964" w:rsidRDefault="00E3584D">
      <w:r>
        <w:t>TARGET20</w:t>
      </w:r>
    </w:p>
    <w:p w14:paraId="0B52BCD8" w14:textId="5154D2D6" w:rsidR="006519B3" w:rsidRDefault="006F2964">
      <w:r>
        <w:t>x</w:t>
      </w:r>
      <w:r>
        <w:br w:type="page"/>
      </w:r>
      <w:r>
        <w:lastRenderedPageBreak/>
        <w:t>y</w:t>
      </w:r>
    </w:p>
    <w:p w14:paraId="00236FA2" w14:textId="77777777" w:rsidR="006519B3" w:rsidRDefault="00E3584D">
      <w:r>
        <w:t>END20</w:t>
      </w:r>
    </w:p>
    <w:p w14:paraId="6A7E4010" w14:textId="77777777" w:rsidR="006519B3" w:rsidRDefault="00E3584D">
      <w:r>
        <w:t>BEGIN21 paragraph-after untracked U+000E</w:t>
      </w:r>
    </w:p>
    <w:p w14:paraId="3DDF1395" w14:textId="77777777" w:rsidR="006F2964" w:rsidRDefault="00E3584D">
      <w:r>
        <w:t>TARGET21</w:t>
      </w:r>
    </w:p>
    <w:p w14:paraId="086C9815" w14:textId="015891D4" w:rsidR="006519B3" w:rsidRDefault="006F2964">
      <w:r>
        <w:t>x</w:t>
      </w:r>
      <w:r>
        <w:br w:type="column"/>
      </w:r>
      <w:r>
        <w:lastRenderedPageBreak/>
        <w:t>y</w:t>
      </w:r>
    </w:p>
    <w:p w14:paraId="49131F91" w14:textId="77777777" w:rsidR="006519B3" w:rsidRDefault="00E3584D">
      <w:r>
        <w:t>END21</w:t>
      </w:r>
    </w:p>
    <w:p w14:paraId="7DAED184" w14:textId="77777777" w:rsidR="006519B3" w:rsidRDefault="00E3584D">
      <w:r>
        <w:t>BEGIN22 paragraph-after untracked U+001E</w:t>
      </w:r>
    </w:p>
    <w:p w14:paraId="2B3967CD" w14:textId="77777777" w:rsidR="006F2964" w:rsidRDefault="00E3584D">
      <w:r>
        <w:t>TARGET22</w:t>
      </w:r>
    </w:p>
    <w:p w14:paraId="36A8BEF9" w14:textId="5F2F0E03" w:rsidR="006519B3" w:rsidRDefault="006F2964">
      <w:r>
        <w:t>x</w:t>
      </w:r>
      <w:r>
        <w:noBreakHyphen/>
        <w:t>y</w:t>
      </w:r>
    </w:p>
    <w:p w14:paraId="02B3206A" w14:textId="77777777" w:rsidR="006519B3" w:rsidRDefault="00E3584D">
      <w:r>
        <w:t>END22</w:t>
      </w:r>
    </w:p>
    <w:p w14:paraId="2CEF40B3" w14:textId="77777777" w:rsidR="006519B3" w:rsidRDefault="00E3584D">
      <w:r>
        <w:t>BEGIN23 paragraph-after untracked U+001F</w:t>
      </w:r>
    </w:p>
    <w:p w14:paraId="22647BC3" w14:textId="77777777" w:rsidR="006F2964" w:rsidRDefault="00E3584D">
      <w:r>
        <w:t>TARGET23</w:t>
      </w:r>
    </w:p>
    <w:p w14:paraId="7191E3BA" w14:textId="45DF4B9C" w:rsidR="006519B3" w:rsidRDefault="006F2964">
      <w:r>
        <w:t>x</w:t>
      </w:r>
      <w:r>
        <w:softHyphen/>
        <w:t>y</w:t>
      </w:r>
    </w:p>
    <w:p w14:paraId="04DA391B" w14:textId="77777777" w:rsidR="006519B3" w:rsidRDefault="00E3584D">
      <w:r>
        <w:t>END23</w:t>
      </w:r>
    </w:p>
    <w:p w14:paraId="42CD6EE4" w14:textId="77777777" w:rsidR="006519B3" w:rsidRDefault="00E3584D">
      <w:r>
        <w:t>BEGIN24 paragraph-after untracked U+0002</w:t>
      </w:r>
    </w:p>
    <w:p w14:paraId="54C3AC1B" w14:textId="77777777" w:rsidR="006F2964" w:rsidRDefault="00E3584D">
      <w:r>
        <w:t>TARGET24</w:t>
      </w:r>
    </w:p>
    <w:p w14:paraId="5E23EF80" w14:textId="45CFECFE" w:rsidR="006519B3" w:rsidRDefault="006F2964">
      <w:r>
        <w:t>x</w:t>
      </w:r>
      <w:r>
        <w:t>y</w:t>
      </w:r>
    </w:p>
    <w:p w14:paraId="23A7F711" w14:textId="77777777" w:rsidR="006519B3" w:rsidRDefault="00E3584D">
      <w:r>
        <w:t>END24</w:t>
      </w:r>
    </w:p>
    <w:p w14:paraId="7DBDFA6C" w14:textId="77777777" w:rsidR="006519B3" w:rsidRDefault="00E3584D">
      <w:r>
        <w:t>BEGIN25 paragraph-after untracked U+0001</w:t>
      </w:r>
    </w:p>
    <w:p w14:paraId="3B3F6BCD" w14:textId="77777777" w:rsidR="006F2964" w:rsidRDefault="00E3584D">
      <w:r>
        <w:t>TARGET25</w:t>
      </w:r>
    </w:p>
    <w:p w14:paraId="7C3D0AB9" w14:textId="5DD47954" w:rsidR="006519B3" w:rsidRDefault="006F2964">
      <w:r>
        <w:t>x</w:t>
      </w:r>
      <w:r>
        <w:t>y</w:t>
      </w:r>
    </w:p>
    <w:p w14:paraId="4CD16766" w14:textId="77777777" w:rsidR="006519B3" w:rsidRDefault="00E3584D">
      <w:r>
        <w:t>END25</w:t>
      </w:r>
    </w:p>
    <w:p w14:paraId="18788834" w14:textId="77777777" w:rsidR="006519B3" w:rsidRDefault="00E3584D">
      <w:r>
        <w:t>BEGIN26 paragraph-after untracked U+0007</w:t>
      </w:r>
    </w:p>
    <w:p w14:paraId="00CD8EA9" w14:textId="77777777" w:rsidR="006F2964" w:rsidRDefault="00E3584D">
      <w:r>
        <w:t>TARGET26</w:t>
      </w:r>
    </w:p>
    <w:p w14:paraId="630DE5B1" w14:textId="60E9B4E5" w:rsidR="006519B3" w:rsidRDefault="006F2964">
      <w:r>
        <w:t>xy</w:t>
      </w:r>
    </w:p>
    <w:p w14:paraId="273196FC" w14:textId="77777777" w:rsidR="006519B3" w:rsidRDefault="00E3584D">
      <w:r>
        <w:t>END26</w:t>
      </w:r>
    </w:p>
    <w:p w14:paraId="347A19AA" w14:textId="77777777" w:rsidR="006519B3" w:rsidRDefault="00E3584D">
      <w:r>
        <w:t>BEGIN27 paragraph-after untracked U+2011</w:t>
      </w:r>
    </w:p>
    <w:p w14:paraId="5942C755" w14:textId="77777777" w:rsidR="006F2964" w:rsidRDefault="00E3584D">
      <w:r>
        <w:t>TARGET27</w:t>
      </w:r>
    </w:p>
    <w:p w14:paraId="4B37599C" w14:textId="09F00D81" w:rsidR="006519B3" w:rsidRDefault="006F2964">
      <w:r>
        <w:t>x</w:t>
      </w:r>
      <w:r>
        <w:rPr>
          <w:rFonts w:ascii="Cambria Math" w:hAnsi="Cambria Math" w:cs="Cambria Math"/>
        </w:rPr>
        <w:t>‑</w:t>
      </w:r>
      <w:r>
        <w:t>y</w:t>
      </w:r>
    </w:p>
    <w:p w14:paraId="2575A11F" w14:textId="77777777" w:rsidR="006519B3" w:rsidRDefault="00E3584D">
      <w:r>
        <w:t>END27</w:t>
      </w:r>
    </w:p>
    <w:p w14:paraId="2CB2E7DF" w14:textId="77777777" w:rsidR="006519B3" w:rsidRDefault="00E3584D">
      <w:r>
        <w:t>BEGIN28 paragraph-after untracked U+00AD</w:t>
      </w:r>
    </w:p>
    <w:p w14:paraId="43F5FE89" w14:textId="77777777" w:rsidR="006F2964" w:rsidRDefault="00E3584D">
      <w:r>
        <w:lastRenderedPageBreak/>
        <w:t>TARGET28</w:t>
      </w:r>
    </w:p>
    <w:p w14:paraId="66762608" w14:textId="22CA3F95" w:rsidR="006519B3" w:rsidRDefault="006F2964">
      <w:r>
        <w:t>x­y</w:t>
      </w:r>
    </w:p>
    <w:p w14:paraId="5D9E00CF" w14:textId="77777777" w:rsidR="006519B3" w:rsidRDefault="00E3584D">
      <w:r>
        <w:t>END28</w:t>
      </w:r>
    </w:p>
    <w:p w14:paraId="1191E15D" w14:textId="77777777" w:rsidR="006519B3" w:rsidRDefault="00E3584D">
      <w:r>
        <w:t>BEGIN29 comment untracked U+0009</w:t>
      </w:r>
    </w:p>
    <w:p w14:paraId="247F704C" w14:textId="77777777" w:rsidR="006519B3" w:rsidRDefault="00E3584D">
      <w:commentRangeStart w:id="0"/>
      <w:r>
        <w:t>TARGET29</w:t>
      </w:r>
      <w:commentRangeEnd w:id="0"/>
      <w:r w:rsidR="006F2964">
        <w:rPr>
          <w:rStyle w:val="CommentReference"/>
          <w:sz w:val="22"/>
          <w:szCs w:val="22"/>
        </w:rPr>
        <w:commentReference w:id="0"/>
      </w:r>
    </w:p>
    <w:p w14:paraId="4803E056" w14:textId="77777777" w:rsidR="006519B3" w:rsidRDefault="00E3584D">
      <w:r>
        <w:t>END29</w:t>
      </w:r>
    </w:p>
    <w:p w14:paraId="57C21D15" w14:textId="77777777" w:rsidR="006519B3" w:rsidRDefault="00E3584D">
      <w:r>
        <w:t>BEGIN30 comment untracked U+000A</w:t>
      </w:r>
    </w:p>
    <w:p w14:paraId="4CE2804D" w14:textId="77777777" w:rsidR="006519B3" w:rsidRDefault="00E3584D">
      <w:commentRangeStart w:id="1"/>
      <w:r>
        <w:t>TARGET30</w:t>
      </w:r>
      <w:commentRangeEnd w:id="1"/>
      <w:r w:rsidR="006F2964">
        <w:rPr>
          <w:rStyle w:val="CommentReference"/>
          <w:sz w:val="22"/>
          <w:szCs w:val="22"/>
        </w:rPr>
        <w:commentReference w:id="1"/>
      </w:r>
    </w:p>
    <w:p w14:paraId="2860E35D" w14:textId="77777777" w:rsidR="006519B3" w:rsidRDefault="00E3584D">
      <w:r>
        <w:t>END30</w:t>
      </w:r>
    </w:p>
    <w:p w14:paraId="27FF3503" w14:textId="77777777" w:rsidR="006519B3" w:rsidRDefault="00E3584D">
      <w:r>
        <w:t>BEGIN31 comment untracked U+000D</w:t>
      </w:r>
    </w:p>
    <w:p w14:paraId="04A17FD9" w14:textId="77777777" w:rsidR="006519B3" w:rsidRDefault="00E3584D">
      <w:commentRangeStart w:id="2"/>
      <w:r>
        <w:t>TARGET31</w:t>
      </w:r>
      <w:commentRangeEnd w:id="2"/>
      <w:r w:rsidR="006F2964">
        <w:rPr>
          <w:rStyle w:val="CommentReference"/>
          <w:sz w:val="22"/>
          <w:szCs w:val="22"/>
        </w:rPr>
        <w:commentReference w:id="2"/>
      </w:r>
    </w:p>
    <w:p w14:paraId="42B24D72" w14:textId="77777777" w:rsidR="006519B3" w:rsidRDefault="00E3584D">
      <w:r>
        <w:t>END31</w:t>
      </w:r>
    </w:p>
    <w:p w14:paraId="4D51EF4C" w14:textId="77777777" w:rsidR="006519B3" w:rsidRDefault="00E3584D">
      <w:r>
        <w:t>BEGIN32 comment untracked U+000D,U+000A</w:t>
      </w:r>
    </w:p>
    <w:p w14:paraId="5B560B21" w14:textId="77777777" w:rsidR="006519B3" w:rsidRDefault="00E3584D">
      <w:commentRangeStart w:id="3"/>
      <w:r>
        <w:t>TARGET32</w:t>
      </w:r>
      <w:commentRangeEnd w:id="3"/>
      <w:r w:rsidR="006F2964">
        <w:rPr>
          <w:rStyle w:val="CommentReference"/>
          <w:sz w:val="22"/>
          <w:szCs w:val="22"/>
        </w:rPr>
        <w:commentReference w:id="3"/>
      </w:r>
    </w:p>
    <w:p w14:paraId="0EF5C6A2" w14:textId="77777777" w:rsidR="006519B3" w:rsidRDefault="00E3584D">
      <w:r>
        <w:t>END32</w:t>
      </w:r>
    </w:p>
    <w:p w14:paraId="05D1FFEF" w14:textId="77777777" w:rsidR="006519B3" w:rsidRDefault="00E3584D">
      <w:r>
        <w:t>BEGIN33 comment untracked U+000B</w:t>
      </w:r>
    </w:p>
    <w:p w14:paraId="64542773" w14:textId="77777777" w:rsidR="006519B3" w:rsidRDefault="00E3584D">
      <w:commentRangeStart w:id="4"/>
      <w:r>
        <w:t>TARGET33</w:t>
      </w:r>
      <w:commentRangeEnd w:id="4"/>
      <w:r w:rsidR="006F2964">
        <w:rPr>
          <w:rStyle w:val="CommentReference"/>
          <w:sz w:val="22"/>
          <w:szCs w:val="22"/>
        </w:rPr>
        <w:commentReference w:id="4"/>
      </w:r>
    </w:p>
    <w:p w14:paraId="0B7A4664" w14:textId="77777777" w:rsidR="006519B3" w:rsidRDefault="00E3584D">
      <w:r>
        <w:t>END33</w:t>
      </w:r>
    </w:p>
    <w:p w14:paraId="6CEB151C" w14:textId="77777777" w:rsidR="006519B3" w:rsidRDefault="00E3584D">
      <w:r>
        <w:t>BEGIN34 comment untracked U+000C</w:t>
      </w:r>
    </w:p>
    <w:p w14:paraId="1195C883" w14:textId="77777777" w:rsidR="006519B3" w:rsidRDefault="00E3584D">
      <w:commentRangeStart w:id="5"/>
      <w:r>
        <w:t>TARGET34</w:t>
      </w:r>
      <w:commentRangeEnd w:id="5"/>
      <w:r w:rsidR="006F2964">
        <w:rPr>
          <w:rStyle w:val="CommentReference"/>
          <w:sz w:val="22"/>
          <w:szCs w:val="22"/>
        </w:rPr>
        <w:commentReference w:id="5"/>
      </w:r>
    </w:p>
    <w:p w14:paraId="3A3A0E73" w14:textId="77777777" w:rsidR="006519B3" w:rsidRDefault="00E3584D">
      <w:r>
        <w:t>END34</w:t>
      </w:r>
    </w:p>
    <w:p w14:paraId="604928D8" w14:textId="77777777" w:rsidR="006519B3" w:rsidRDefault="00E3584D">
      <w:r>
        <w:t>BEGIN35 comment untracked U+000E</w:t>
      </w:r>
    </w:p>
    <w:p w14:paraId="71B0C2DA" w14:textId="77777777" w:rsidR="006519B3" w:rsidRDefault="00E3584D">
      <w:commentRangeStart w:id="6"/>
      <w:r>
        <w:t>TARGET35</w:t>
      </w:r>
      <w:commentRangeEnd w:id="6"/>
      <w:r w:rsidR="006F2964">
        <w:rPr>
          <w:rStyle w:val="CommentReference"/>
          <w:sz w:val="22"/>
          <w:szCs w:val="22"/>
        </w:rPr>
        <w:commentReference w:id="6"/>
      </w:r>
    </w:p>
    <w:p w14:paraId="253023FA" w14:textId="77777777" w:rsidR="006519B3" w:rsidRDefault="00E3584D">
      <w:r>
        <w:t>END35</w:t>
      </w:r>
    </w:p>
    <w:p w14:paraId="42E0EE2F" w14:textId="77777777" w:rsidR="006519B3" w:rsidRDefault="00E3584D">
      <w:r>
        <w:t>BEGIN36 comment untracked U+001E</w:t>
      </w:r>
    </w:p>
    <w:p w14:paraId="4A1E5C09" w14:textId="77777777" w:rsidR="006519B3" w:rsidRDefault="00E3584D">
      <w:commentRangeStart w:id="7"/>
      <w:r>
        <w:t>TARGET36</w:t>
      </w:r>
      <w:commentRangeEnd w:id="7"/>
      <w:r w:rsidR="006F2964">
        <w:rPr>
          <w:rStyle w:val="CommentReference"/>
          <w:sz w:val="22"/>
          <w:szCs w:val="22"/>
        </w:rPr>
        <w:commentReference w:id="7"/>
      </w:r>
    </w:p>
    <w:p w14:paraId="09BDB2BE" w14:textId="77777777" w:rsidR="006519B3" w:rsidRDefault="00E3584D">
      <w:r>
        <w:t>END36</w:t>
      </w:r>
    </w:p>
    <w:p w14:paraId="4D7EE4F6" w14:textId="77777777" w:rsidR="006519B3" w:rsidRDefault="00E3584D">
      <w:r>
        <w:lastRenderedPageBreak/>
        <w:t>BEGIN37 comment untracked U+001F</w:t>
      </w:r>
    </w:p>
    <w:p w14:paraId="18228537" w14:textId="77777777" w:rsidR="006519B3" w:rsidRDefault="00E3584D">
      <w:commentRangeStart w:id="8"/>
      <w:r>
        <w:t>TARGET37</w:t>
      </w:r>
      <w:commentRangeEnd w:id="8"/>
      <w:r w:rsidR="006F2964">
        <w:rPr>
          <w:rStyle w:val="CommentReference"/>
          <w:sz w:val="22"/>
          <w:szCs w:val="22"/>
        </w:rPr>
        <w:commentReference w:id="8"/>
      </w:r>
    </w:p>
    <w:p w14:paraId="7F5D4C45" w14:textId="77777777" w:rsidR="006519B3" w:rsidRDefault="00E3584D">
      <w:r>
        <w:t>END37</w:t>
      </w:r>
    </w:p>
    <w:p w14:paraId="3943E33C" w14:textId="77777777" w:rsidR="006519B3" w:rsidRDefault="00E3584D">
      <w:r>
        <w:t>BEGIN38 comment untracked U+0002</w:t>
      </w:r>
    </w:p>
    <w:p w14:paraId="7C714B7C" w14:textId="77777777" w:rsidR="006519B3" w:rsidRDefault="00E3584D">
      <w:commentRangeStart w:id="9"/>
      <w:r>
        <w:t>TARGET38</w:t>
      </w:r>
      <w:commentRangeEnd w:id="9"/>
      <w:r w:rsidR="006F2964">
        <w:rPr>
          <w:rStyle w:val="CommentReference"/>
          <w:sz w:val="22"/>
          <w:szCs w:val="22"/>
        </w:rPr>
        <w:commentReference w:id="9"/>
      </w:r>
    </w:p>
    <w:p w14:paraId="2169DA52" w14:textId="77777777" w:rsidR="006519B3" w:rsidRDefault="00E3584D">
      <w:r>
        <w:t>END38</w:t>
      </w:r>
    </w:p>
    <w:p w14:paraId="74E94272" w14:textId="77777777" w:rsidR="006519B3" w:rsidRDefault="00E3584D">
      <w:r>
        <w:t>BEGIN39 comment untracked U+0001</w:t>
      </w:r>
    </w:p>
    <w:p w14:paraId="33A6F445" w14:textId="77777777" w:rsidR="006519B3" w:rsidRDefault="00E3584D">
      <w:commentRangeStart w:id="10"/>
      <w:r>
        <w:t>TARGET39</w:t>
      </w:r>
      <w:commentRangeEnd w:id="10"/>
      <w:r w:rsidR="006F2964">
        <w:rPr>
          <w:rStyle w:val="CommentReference"/>
          <w:sz w:val="22"/>
          <w:szCs w:val="22"/>
        </w:rPr>
        <w:commentReference w:id="10"/>
      </w:r>
    </w:p>
    <w:p w14:paraId="26F5C16D" w14:textId="77777777" w:rsidR="006519B3" w:rsidRDefault="00E3584D">
      <w:r>
        <w:t>END39</w:t>
      </w:r>
    </w:p>
    <w:p w14:paraId="3D0A3B94" w14:textId="77777777" w:rsidR="006519B3" w:rsidRDefault="00E3584D">
      <w:r>
        <w:t>BEGIN40 comment untracked U+0007</w:t>
      </w:r>
    </w:p>
    <w:p w14:paraId="4C9C7375" w14:textId="77777777" w:rsidR="006519B3" w:rsidRDefault="00E3584D">
      <w:commentRangeStart w:id="11"/>
      <w:r>
        <w:t>TARGET40</w:t>
      </w:r>
      <w:commentRangeEnd w:id="11"/>
      <w:r w:rsidR="006F2964">
        <w:rPr>
          <w:rStyle w:val="CommentReference"/>
          <w:sz w:val="22"/>
          <w:szCs w:val="22"/>
        </w:rPr>
        <w:commentReference w:id="11"/>
      </w:r>
    </w:p>
    <w:p w14:paraId="29062F6A" w14:textId="77777777" w:rsidR="006519B3" w:rsidRDefault="00E3584D">
      <w:r>
        <w:t>END40</w:t>
      </w:r>
    </w:p>
    <w:p w14:paraId="6D55BC2A" w14:textId="77777777" w:rsidR="006519B3" w:rsidRDefault="00E3584D">
      <w:r>
        <w:t>BEGIN41 comment untracked U+2011</w:t>
      </w:r>
    </w:p>
    <w:p w14:paraId="0D207C1D" w14:textId="77777777" w:rsidR="006519B3" w:rsidRDefault="00E3584D">
      <w:commentRangeStart w:id="12"/>
      <w:r>
        <w:t>TARGET41</w:t>
      </w:r>
      <w:commentRangeEnd w:id="12"/>
      <w:r w:rsidR="006F2964">
        <w:rPr>
          <w:rStyle w:val="CommentReference"/>
          <w:sz w:val="22"/>
          <w:szCs w:val="22"/>
        </w:rPr>
        <w:commentReference w:id="12"/>
      </w:r>
    </w:p>
    <w:p w14:paraId="32462AE5" w14:textId="77777777" w:rsidR="006519B3" w:rsidRDefault="00E3584D">
      <w:r>
        <w:t>END41</w:t>
      </w:r>
    </w:p>
    <w:p w14:paraId="48E85C2C" w14:textId="77777777" w:rsidR="006519B3" w:rsidRDefault="00E3584D">
      <w:r>
        <w:t>BEGIN42 comment untracked U+00AD</w:t>
      </w:r>
    </w:p>
    <w:p w14:paraId="1524DAAE" w14:textId="77777777" w:rsidR="006519B3" w:rsidRDefault="00E3584D">
      <w:commentRangeStart w:id="13"/>
      <w:r>
        <w:t>TARGET42</w:t>
      </w:r>
      <w:commentRangeEnd w:id="13"/>
      <w:r w:rsidR="006F2964">
        <w:rPr>
          <w:rStyle w:val="CommentReference"/>
          <w:sz w:val="22"/>
          <w:szCs w:val="22"/>
        </w:rPr>
        <w:commentReference w:id="13"/>
      </w:r>
    </w:p>
    <w:p w14:paraId="41E5FEC2" w14:textId="77777777" w:rsidR="006519B3" w:rsidRDefault="00E3584D">
      <w:r>
        <w:t>END42</w:t>
      </w:r>
    </w:p>
    <w:p w14:paraId="2F6B1F23" w14:textId="77777777" w:rsidR="006519B3" w:rsidRDefault="00E3584D">
      <w:r>
        <w:t>BEGIN43 comment-content untracked U+000D</w:t>
      </w:r>
    </w:p>
    <w:p w14:paraId="3B964035" w14:textId="77777777" w:rsidR="006519B3" w:rsidRDefault="00E3584D">
      <w:commentRangeStart w:id="14"/>
      <w:r>
        <w:t>TARGET43</w:t>
      </w:r>
      <w:commentRangeEnd w:id="14"/>
      <w:r w:rsidR="006F2964">
        <w:rPr>
          <w:rStyle w:val="CommentReference"/>
          <w:sz w:val="22"/>
          <w:szCs w:val="22"/>
        </w:rPr>
        <w:commentReference w:id="14"/>
      </w:r>
    </w:p>
    <w:p w14:paraId="0E29F777" w14:textId="77777777" w:rsidR="006519B3" w:rsidRDefault="00E3584D">
      <w:r>
        <w:t>END43</w:t>
      </w:r>
    </w:p>
    <w:p w14:paraId="7B074B45" w14:textId="77777777" w:rsidR="006519B3" w:rsidRDefault="00E3584D">
      <w:r>
        <w:t>BEGIN44 comment-content untracked U+000A</w:t>
      </w:r>
    </w:p>
    <w:p w14:paraId="61DF9B5D" w14:textId="77777777" w:rsidR="006519B3" w:rsidRDefault="00E3584D">
      <w:commentRangeStart w:id="15"/>
      <w:r>
        <w:t>TARGET44</w:t>
      </w:r>
      <w:commentRangeEnd w:id="15"/>
      <w:r w:rsidR="006F2964">
        <w:rPr>
          <w:rStyle w:val="CommentReference"/>
          <w:sz w:val="22"/>
          <w:szCs w:val="22"/>
        </w:rPr>
        <w:commentReference w:id="15"/>
      </w:r>
    </w:p>
    <w:p w14:paraId="5A581E05" w14:textId="77777777" w:rsidR="006519B3" w:rsidRDefault="00E3584D">
      <w:r>
        <w:t>END44</w:t>
      </w:r>
    </w:p>
    <w:p w14:paraId="01847A7D" w14:textId="77777777" w:rsidR="006519B3" w:rsidRDefault="00E3584D">
      <w:r>
        <w:t>BEGIN45 comment-content untracked U+000D,U+000A</w:t>
      </w:r>
    </w:p>
    <w:p w14:paraId="525BCAA0" w14:textId="77777777" w:rsidR="006519B3" w:rsidRDefault="00E3584D">
      <w:commentRangeStart w:id="16"/>
      <w:r>
        <w:t>TARGET45</w:t>
      </w:r>
      <w:commentRangeEnd w:id="16"/>
      <w:r w:rsidR="006F2964">
        <w:rPr>
          <w:rStyle w:val="CommentReference"/>
          <w:sz w:val="22"/>
          <w:szCs w:val="22"/>
        </w:rPr>
        <w:commentReference w:id="16"/>
      </w:r>
    </w:p>
    <w:p w14:paraId="26794554" w14:textId="77777777" w:rsidR="006519B3" w:rsidRDefault="00E3584D">
      <w:r>
        <w:t>END45</w:t>
      </w:r>
    </w:p>
    <w:p w14:paraId="1565675C" w14:textId="77777777" w:rsidR="006519B3" w:rsidRDefault="00E3584D">
      <w:r>
        <w:lastRenderedPageBreak/>
        <w:t>BEGIN46 comment-content untracked U+000B</w:t>
      </w:r>
    </w:p>
    <w:p w14:paraId="6E3ADE9B" w14:textId="77777777" w:rsidR="006519B3" w:rsidRDefault="00E3584D">
      <w:commentRangeStart w:id="17"/>
      <w:r>
        <w:t>TARGET46</w:t>
      </w:r>
      <w:commentRangeEnd w:id="17"/>
      <w:r w:rsidR="006F2964">
        <w:rPr>
          <w:rStyle w:val="CommentReference"/>
          <w:sz w:val="22"/>
          <w:szCs w:val="22"/>
        </w:rPr>
        <w:commentReference w:id="17"/>
      </w:r>
    </w:p>
    <w:p w14:paraId="637AC443" w14:textId="77777777" w:rsidR="006519B3" w:rsidRDefault="00E3584D">
      <w:r>
        <w:t>END46</w:t>
      </w:r>
    </w:p>
    <w:p w14:paraId="77C8242A" w14:textId="77777777" w:rsidR="006519B3" w:rsidRDefault="00E3584D">
      <w:r>
        <w:t>BEGIN47 text-end tracked U+0009</w:t>
      </w:r>
    </w:p>
    <w:p w14:paraId="542059B1" w14:textId="4EACD8DC" w:rsidR="006519B3" w:rsidRDefault="00E3584D">
      <w:r>
        <w:t>TARGET47</w:t>
      </w:r>
      <w:ins w:id="18" w:author="Author A" w:date="2026-10-23T10:07:00Z" w16du:dateUtc="2026-10-22T23:07:00Z">
        <w:r w:rsidR="006F2964">
          <w:t>x</w:t>
        </w:r>
        <w:r w:rsidR="006F2964">
          <w:tab/>
          <w:t>y</w:t>
        </w:r>
      </w:ins>
    </w:p>
    <w:p w14:paraId="781DADA5" w14:textId="77777777" w:rsidR="006519B3" w:rsidRDefault="00E3584D">
      <w:r>
        <w:t>END47</w:t>
      </w:r>
    </w:p>
    <w:p w14:paraId="259B84AF" w14:textId="77777777" w:rsidR="006519B3" w:rsidRDefault="00E3584D">
      <w:r>
        <w:t>BEGIN48 text-end tracked U+000A</w:t>
      </w:r>
    </w:p>
    <w:p w14:paraId="0DB34A6F" w14:textId="77777777" w:rsidR="006F2964" w:rsidRDefault="00E3584D">
      <w:pPr>
        <w:rPr>
          <w:ins w:id="19" w:author="Author A" w:date="2026-10-23T10:07:00Z" w16du:dateUtc="2026-10-22T23:07:00Z"/>
        </w:rPr>
      </w:pPr>
      <w:r>
        <w:t>TARGET48</w:t>
      </w:r>
      <w:ins w:id="20" w:author="Author A" w:date="2026-10-23T10:07:00Z" w16du:dateUtc="2026-10-22T23:07:00Z">
        <w:r w:rsidR="006F2964">
          <w:t>x</w:t>
        </w:r>
      </w:ins>
    </w:p>
    <w:p w14:paraId="5A3DFD39" w14:textId="323B4E21" w:rsidR="006519B3" w:rsidRDefault="006F2964">
      <w:ins w:id="21" w:author="Author A" w:date="2026-10-23T10:07:00Z" w16du:dateUtc="2026-10-22T23:07:00Z">
        <w:r>
          <w:t>y</w:t>
        </w:r>
      </w:ins>
    </w:p>
    <w:p w14:paraId="172850C5" w14:textId="77777777" w:rsidR="006519B3" w:rsidRDefault="00E3584D">
      <w:r>
        <w:t>END48</w:t>
      </w:r>
    </w:p>
    <w:p w14:paraId="00AF5FF9" w14:textId="77777777" w:rsidR="006519B3" w:rsidRDefault="00E3584D">
      <w:r>
        <w:t>BEGIN49 text-end tracked U+000D</w:t>
      </w:r>
    </w:p>
    <w:p w14:paraId="54EEDACA" w14:textId="77777777" w:rsidR="006F2964" w:rsidRDefault="00E3584D">
      <w:pPr>
        <w:rPr>
          <w:ins w:id="22" w:author="Author A" w:date="2026-10-23T10:07:00Z" w16du:dateUtc="2026-10-22T23:07:00Z"/>
        </w:rPr>
      </w:pPr>
      <w:r>
        <w:t>TARGET49</w:t>
      </w:r>
      <w:ins w:id="23" w:author="Author A" w:date="2026-10-23T10:07:00Z" w16du:dateUtc="2026-10-22T23:07:00Z">
        <w:r w:rsidR="006F2964">
          <w:t>x</w:t>
        </w:r>
      </w:ins>
    </w:p>
    <w:p w14:paraId="63019518" w14:textId="6A4C533E" w:rsidR="006519B3" w:rsidRDefault="006F2964">
      <w:ins w:id="24" w:author="Author A" w:date="2026-10-23T10:07:00Z" w16du:dateUtc="2026-10-22T23:07:00Z">
        <w:r>
          <w:t>y</w:t>
        </w:r>
      </w:ins>
    </w:p>
    <w:p w14:paraId="4EC1980E" w14:textId="77777777" w:rsidR="006519B3" w:rsidRDefault="00E3584D">
      <w:r>
        <w:t>END49</w:t>
      </w:r>
    </w:p>
    <w:p w14:paraId="73F32A53" w14:textId="77777777" w:rsidR="006519B3" w:rsidRDefault="00E3584D">
      <w:r>
        <w:t>BEGIN50 text-end tracked U+000B</w:t>
      </w:r>
    </w:p>
    <w:p w14:paraId="52AB98CE" w14:textId="02D47E9F" w:rsidR="006519B3" w:rsidRDefault="00E3584D">
      <w:r>
        <w:t>TARGET50</w:t>
      </w:r>
      <w:ins w:id="25" w:author="Author A" w:date="2026-10-23T10:07:00Z" w16du:dateUtc="2026-10-22T23:07:00Z">
        <w:r w:rsidR="006F2964">
          <w:t>x</w:t>
        </w:r>
        <w:r w:rsidR="006F2964">
          <w:br/>
          <w:t>y</w:t>
        </w:r>
      </w:ins>
    </w:p>
    <w:p w14:paraId="1C11EAFC" w14:textId="77777777" w:rsidR="006519B3" w:rsidRDefault="00E3584D">
      <w:r>
        <w:t>END50</w:t>
      </w:r>
    </w:p>
    <w:p w14:paraId="76707858" w14:textId="77777777" w:rsidR="006519B3" w:rsidRDefault="00E3584D">
      <w:r>
        <w:t>BEGIN51 text-end tracked U+001E</w:t>
      </w:r>
    </w:p>
    <w:p w14:paraId="53C5CE04" w14:textId="5548A542" w:rsidR="006519B3" w:rsidRDefault="00E3584D">
      <w:r>
        <w:t>TARGET51</w:t>
      </w:r>
      <w:ins w:id="26" w:author="Author A" w:date="2026-10-23T10:07:00Z" w16du:dateUtc="2026-10-22T23:07:00Z">
        <w:r w:rsidR="006F2964">
          <w:t>x</w:t>
        </w:r>
        <w:r w:rsidR="006F2964">
          <w:noBreakHyphen/>
          <w:t>y</w:t>
        </w:r>
      </w:ins>
    </w:p>
    <w:p w14:paraId="667D47A4" w14:textId="77777777" w:rsidR="006519B3" w:rsidRDefault="00E3584D">
      <w:r>
        <w:t>END51</w:t>
      </w:r>
    </w:p>
    <w:p w14:paraId="6F3256C3" w14:textId="77777777" w:rsidR="006519B3" w:rsidRDefault="00E3584D">
      <w:r>
        <w:t>BEGIN52 bound-multi untracked U+000B</w:t>
      </w:r>
    </w:p>
    <w:p w14:paraId="79375E2A" w14:textId="77777777" w:rsidR="006519B3" w:rsidRDefault="00E3584D">
      <w:r>
        <w:t xml:space="preserve">BOUND52 </w:t>
      </w:r>
      <w:sdt>
        <w:sdtPr>
          <w:alias w:val="Check 55 bound 52"/>
          <w:tag w:val="c55-52"/>
          <w:id w:val="55052"/>
          <w:dataBinding w:prefixMappings="xmlns:ns0='urn:check55'" w:xpath="/ns0:check55[1]/ns0:value52[1]" w:storeItemID="{55555555-5555-4555-8555-555555555555}"/>
          <w:text w:multiLine="1"/>
        </w:sdtPr>
        <w:sdtEndPr/>
        <w:sdtContent>
          <w:r>
            <w:t>start52</w:t>
          </w:r>
        </w:sdtContent>
      </w:sdt>
    </w:p>
    <w:p w14:paraId="5C245DAD" w14:textId="77777777" w:rsidR="006519B3" w:rsidRDefault="00E3584D">
      <w:r>
        <w:t>END52</w:t>
      </w:r>
    </w:p>
    <w:p w14:paraId="7A2AAFC1" w14:textId="77777777" w:rsidR="006519B3" w:rsidRDefault="00E3584D">
      <w:r>
        <w:t>BEGIN53 bound-multi untracked U+000A</w:t>
      </w:r>
    </w:p>
    <w:p w14:paraId="52A56D42" w14:textId="77777777" w:rsidR="006519B3" w:rsidRDefault="00E3584D">
      <w:r>
        <w:t xml:space="preserve">BOUND53 </w:t>
      </w:r>
      <w:sdt>
        <w:sdtPr>
          <w:alias w:val="Check 55 bound 53"/>
          <w:tag w:val="c55-53"/>
          <w:id w:val="55053"/>
          <w:dataBinding w:prefixMappings="xmlns:ns0='urn:check55'" w:xpath="/ns0:check55[1]/ns0:value53[1]" w:storeItemID="{55555555-5555-4555-8555-555555555555}"/>
          <w:text w:multiLine="1"/>
        </w:sdtPr>
        <w:sdtEndPr/>
        <w:sdtContent>
          <w:r>
            <w:t>start53</w:t>
          </w:r>
        </w:sdtContent>
      </w:sdt>
    </w:p>
    <w:p w14:paraId="2F5D576B" w14:textId="77777777" w:rsidR="006519B3" w:rsidRDefault="00E3584D">
      <w:r>
        <w:t>END53</w:t>
      </w:r>
    </w:p>
    <w:p w14:paraId="2AEF6091" w14:textId="77777777" w:rsidR="006519B3" w:rsidRDefault="00E3584D">
      <w:r>
        <w:t>BEGIN54 bound-multi untracked U+000D</w:t>
      </w:r>
    </w:p>
    <w:p w14:paraId="3C585319" w14:textId="77777777" w:rsidR="006519B3" w:rsidRDefault="00E3584D">
      <w:r>
        <w:lastRenderedPageBreak/>
        <w:t xml:space="preserve">BOUND54 </w:t>
      </w:r>
      <w:sdt>
        <w:sdtPr>
          <w:alias w:val="Check 55 bound 54"/>
          <w:tag w:val="c55-54"/>
          <w:id w:val="55054"/>
          <w:dataBinding w:prefixMappings="xmlns:ns0='urn:check55'" w:xpath="/ns0:check55[1]/ns0:value54[1]" w:storeItemID="{55555555-5555-4555-8555-555555555555}"/>
          <w:text w:multiLine="1"/>
        </w:sdtPr>
        <w:sdtEndPr/>
        <w:sdtContent>
          <w:r>
            <w:t>start54</w:t>
          </w:r>
        </w:sdtContent>
      </w:sdt>
    </w:p>
    <w:p w14:paraId="2378B74E" w14:textId="77777777" w:rsidR="006519B3" w:rsidRDefault="00E3584D">
      <w:r>
        <w:t>END54</w:t>
      </w:r>
    </w:p>
    <w:p w14:paraId="691D0147" w14:textId="77777777" w:rsidR="006519B3" w:rsidRDefault="00E3584D">
      <w:r>
        <w:t>BEGIN55 bound-multi untracked U+001E</w:t>
      </w:r>
    </w:p>
    <w:p w14:paraId="18C6E7BF" w14:textId="77777777" w:rsidR="006519B3" w:rsidRDefault="00E3584D">
      <w:r>
        <w:t xml:space="preserve">BOUND55 </w:t>
      </w:r>
      <w:sdt>
        <w:sdtPr>
          <w:alias w:val="Check 55 bound 55"/>
          <w:tag w:val="c55-55"/>
          <w:id w:val="55055"/>
          <w:dataBinding w:prefixMappings="xmlns:ns0='urn:check55'" w:xpath="/ns0:check55[1]/ns0:value55[1]" w:storeItemID="{55555555-5555-4555-8555-555555555555}"/>
          <w:text w:multiLine="1"/>
        </w:sdtPr>
        <w:sdtEndPr/>
        <w:sdtContent>
          <w:r>
            <w:t>start55</w:t>
          </w:r>
        </w:sdtContent>
      </w:sdt>
    </w:p>
    <w:p w14:paraId="21B553E5" w14:textId="77777777" w:rsidR="006519B3" w:rsidRDefault="00E3584D">
      <w:r>
        <w:t>END55</w:t>
      </w:r>
    </w:p>
    <w:p w14:paraId="446032EF" w14:textId="77777777" w:rsidR="006519B3" w:rsidRDefault="00E3584D">
      <w:r>
        <w:t>BEGIN56 bound-multi untracked U+0002</w:t>
      </w:r>
    </w:p>
    <w:p w14:paraId="398EE440" w14:textId="77777777" w:rsidR="006519B3" w:rsidRDefault="00E3584D">
      <w:r>
        <w:t xml:space="preserve">BOUND56 </w:t>
      </w:r>
      <w:sdt>
        <w:sdtPr>
          <w:alias w:val="Check 55 bound 56"/>
          <w:tag w:val="c55-56"/>
          <w:id w:val="55056"/>
          <w:dataBinding w:prefixMappings="xmlns:ns0='urn:check55'" w:xpath="/ns0:check55[1]/ns0:value56[1]" w:storeItemID="{55555555-5555-4555-8555-555555555555}"/>
          <w:text w:multiLine="1"/>
        </w:sdtPr>
        <w:sdtEndPr/>
        <w:sdtContent>
          <w:r>
            <w:t>start56</w:t>
          </w:r>
        </w:sdtContent>
      </w:sdt>
    </w:p>
    <w:p w14:paraId="39D73488" w14:textId="77777777" w:rsidR="006519B3" w:rsidRDefault="00E3584D">
      <w:r>
        <w:t>END56</w:t>
      </w:r>
    </w:p>
    <w:p w14:paraId="1007119D" w14:textId="77777777" w:rsidR="006519B3" w:rsidRDefault="00E3584D">
      <w:r>
        <w:t>BEGIN57 bound-single untracked U+000B</w:t>
      </w:r>
    </w:p>
    <w:p w14:paraId="7A3B5D18" w14:textId="77777777" w:rsidR="006519B3" w:rsidRDefault="00E3584D">
      <w:r>
        <w:t xml:space="preserve">BOUND57 </w:t>
      </w:r>
      <w:sdt>
        <w:sdtPr>
          <w:alias w:val="Check 55 bound 57"/>
          <w:tag w:val="c55-57"/>
          <w:id w:val="55057"/>
          <w:dataBinding w:prefixMappings="xmlns:ns0='urn:check55'" w:xpath="/ns0:check55[1]/ns0:value57[1]" w:storeItemID="{55555555-5555-4555-8555-555555555555}"/>
          <w:text/>
        </w:sdtPr>
        <w:sdtEndPr/>
        <w:sdtContent>
          <w:r>
            <w:t>start57</w:t>
          </w:r>
        </w:sdtContent>
      </w:sdt>
    </w:p>
    <w:p w14:paraId="526F503D" w14:textId="77777777" w:rsidR="006519B3" w:rsidRDefault="00E3584D">
      <w:r>
        <w:t>END57</w:t>
      </w:r>
    </w:p>
    <w:p w14:paraId="13660B01" w14:textId="77777777" w:rsidR="006519B3" w:rsidRDefault="00E3584D">
      <w:r>
        <w:t>BEGIN58 bound-single untracked U+000A</w:t>
      </w:r>
    </w:p>
    <w:p w14:paraId="4CC0ECD8" w14:textId="77777777" w:rsidR="006519B3" w:rsidRDefault="00E3584D">
      <w:r>
        <w:t xml:space="preserve">BOUND58 </w:t>
      </w:r>
      <w:sdt>
        <w:sdtPr>
          <w:alias w:val="Check 55 bound 58"/>
          <w:tag w:val="c55-58"/>
          <w:id w:val="55058"/>
          <w:dataBinding w:prefixMappings="xmlns:ns0='urn:check55'" w:xpath="/ns0:check55[1]/ns0:value58[1]" w:storeItemID="{55555555-5555-4555-8555-555555555555}"/>
          <w:text/>
        </w:sdtPr>
        <w:sdtEndPr/>
        <w:sdtContent>
          <w:r>
            <w:t>start58</w:t>
          </w:r>
        </w:sdtContent>
      </w:sdt>
    </w:p>
    <w:p w14:paraId="204AFF40" w14:textId="77777777" w:rsidR="006519B3" w:rsidRDefault="00E3584D">
      <w:r>
        <w:t>END58</w:t>
      </w:r>
    </w:p>
    <w:p w14:paraId="782EF97D" w14:textId="77777777" w:rsidR="006519B3" w:rsidRDefault="00E3584D">
      <w:r>
        <w:t>End of check 55.</w:t>
      </w:r>
    </w:p>
    <w:sectPr w:rsidR="006519B3"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uthor A" w:date="2026-10-23T10:07:00Z" w:initials="AA">
    <w:p w14:paraId="2CBC925A" w14:textId="1D6FB192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tab/>
        <w:t>y</w:t>
      </w:r>
    </w:p>
  </w:comment>
  <w:comment w:id="1" w:author="Author A" w:date="2026-10-23T10:07:00Z" w:initials="AA">
    <w:p w14:paraId="28AD3261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4DB0AB22" w14:textId="1772703C" w:rsidR="006F2964" w:rsidRDefault="006F2964">
      <w:pPr>
        <w:pStyle w:val="CommentText"/>
      </w:pPr>
      <w:r>
        <w:t>y</w:t>
      </w:r>
    </w:p>
  </w:comment>
  <w:comment w:id="2" w:author="Author A" w:date="2026-10-23T10:07:00Z" w:initials="AA">
    <w:p w14:paraId="5C0E4953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19C29860" w14:textId="2B1FCDB8" w:rsidR="006F2964" w:rsidRDefault="006F2964">
      <w:pPr>
        <w:pStyle w:val="CommentText"/>
      </w:pPr>
      <w:r>
        <w:t>y</w:t>
      </w:r>
    </w:p>
  </w:comment>
  <w:comment w:id="3" w:author="Author A" w:date="2026-10-23T10:07:00Z" w:initials="AA">
    <w:p w14:paraId="2F71B0DC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70E14C2F" w14:textId="379ABFD0" w:rsidR="006F2964" w:rsidRDefault="006F2964">
      <w:pPr>
        <w:pStyle w:val="CommentText"/>
      </w:pPr>
      <w:r>
        <w:t>y</w:t>
      </w:r>
    </w:p>
  </w:comment>
  <w:comment w:id="4" w:author="Author A" w:date="2026-10-23T10:07:00Z" w:initials="AA">
    <w:p w14:paraId="3695457E" w14:textId="32DCB3E0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br/>
        <w:t>y</w:t>
      </w:r>
    </w:p>
  </w:comment>
  <w:comment w:id="5" w:author="Author A" w:date="2026-10-23T10:07:00Z" w:initials="AA">
    <w:p w14:paraId="79638A40" w14:textId="0CB8607C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br w:type="page"/>
        <w:t>y</w:t>
      </w:r>
    </w:p>
  </w:comment>
  <w:comment w:id="6" w:author="Author A" w:date="2026-10-23T10:07:00Z" w:initials="AA">
    <w:p w14:paraId="29ABEDE8" w14:textId="02F95245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br w:type="column"/>
        <w:t>y</w:t>
      </w:r>
    </w:p>
  </w:comment>
  <w:comment w:id="7" w:author="Author A" w:date="2026-10-23T10:07:00Z" w:initials="AA">
    <w:p w14:paraId="1E4DD8EB" w14:textId="0594543E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noBreakHyphen/>
        <w:t>y</w:t>
      </w:r>
    </w:p>
  </w:comment>
  <w:comment w:id="8" w:author="Author A" w:date="2026-10-23T10:07:00Z" w:initials="AA">
    <w:p w14:paraId="057E30C0" w14:textId="6C609391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softHyphen/>
        <w:t>y</w:t>
      </w:r>
    </w:p>
  </w:comment>
  <w:comment w:id="9" w:author="Author A" w:date="2026-10-23T10:07:00Z" w:initials="AA">
    <w:p w14:paraId="32D6CF61" w14:textId="761F3B38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t>y</w:t>
      </w:r>
    </w:p>
  </w:comment>
  <w:comment w:id="10" w:author="Author A" w:date="2026-10-23T10:07:00Z" w:initials="AA">
    <w:p w14:paraId="12994875" w14:textId="71F23D81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t>y</w:t>
      </w:r>
    </w:p>
  </w:comment>
  <w:comment w:id="11" w:author="Author A" w:date="2026-10-23T10:07:00Z" w:initials="AA">
    <w:p w14:paraId="3E8AB7B7" w14:textId="7D435991" w:rsidR="006F2964" w:rsidRDefault="006F2964">
      <w:pPr>
        <w:pStyle w:val="CommentText"/>
      </w:pPr>
      <w:r>
        <w:rPr>
          <w:rStyle w:val="CommentReference"/>
        </w:rPr>
        <w:annotationRef/>
      </w:r>
      <w:r>
        <w:t>xy</w:t>
      </w:r>
    </w:p>
  </w:comment>
  <w:comment w:id="12" w:author="Author A" w:date="2026-10-23T10:07:00Z" w:initials="AA">
    <w:p w14:paraId="7012C418" w14:textId="7A124FA5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rPr>
          <w:rFonts w:ascii="Cambria Math" w:hAnsi="Cambria Math" w:cs="Cambria Math"/>
        </w:rPr>
        <w:t>‑</w:t>
      </w:r>
      <w:r>
        <w:t>y</w:t>
      </w:r>
    </w:p>
  </w:comment>
  <w:comment w:id="13" w:author="Author A" w:date="2026-10-23T10:07:00Z" w:initials="AA">
    <w:p w14:paraId="77456850" w14:textId="21BAED93" w:rsidR="006F2964" w:rsidRDefault="006F2964">
      <w:pPr>
        <w:pStyle w:val="CommentText"/>
      </w:pPr>
      <w:r>
        <w:rPr>
          <w:rStyle w:val="CommentReference"/>
        </w:rPr>
        <w:annotationRef/>
      </w:r>
      <w:r>
        <w:t>x­y</w:t>
      </w:r>
    </w:p>
  </w:comment>
  <w:comment w:id="14" w:author="Author A" w:date="2026-10-23T10:07:00Z" w:initials="AA">
    <w:p w14:paraId="4B6F7D5B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4EDBBCE8" w14:textId="0F28F915" w:rsidR="006F2964" w:rsidRDefault="006F2964">
      <w:pPr>
        <w:pStyle w:val="CommentText"/>
      </w:pPr>
      <w:r>
        <w:t>y</w:t>
      </w:r>
    </w:p>
  </w:comment>
  <w:comment w:id="15" w:author="Author A" w:date="2026-10-23T10:07:00Z" w:initials="AA">
    <w:p w14:paraId="482BEBD8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4B8D4F88" w14:textId="5803A23F" w:rsidR="006F2964" w:rsidRDefault="006F2964">
      <w:pPr>
        <w:pStyle w:val="CommentText"/>
      </w:pPr>
      <w:r>
        <w:t>y</w:t>
      </w:r>
    </w:p>
  </w:comment>
  <w:comment w:id="16" w:author="Author A" w:date="2026-10-23T10:07:00Z" w:initials="AA">
    <w:p w14:paraId="09AB5091" w14:textId="77777777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</w:p>
    <w:p w14:paraId="00A17DE4" w14:textId="0C3E7577" w:rsidR="006F2964" w:rsidRDefault="006F2964">
      <w:pPr>
        <w:pStyle w:val="CommentText"/>
      </w:pPr>
      <w:r>
        <w:t>y</w:t>
      </w:r>
    </w:p>
  </w:comment>
  <w:comment w:id="17" w:author="Author A" w:date="2026-10-23T10:07:00Z" w:initials="AA">
    <w:p w14:paraId="13543B65" w14:textId="347D0D26" w:rsidR="006F2964" w:rsidRDefault="006F2964">
      <w:pPr>
        <w:pStyle w:val="CommentText"/>
      </w:pPr>
      <w:r>
        <w:rPr>
          <w:rStyle w:val="CommentReference"/>
        </w:rPr>
        <w:annotationRef/>
      </w:r>
      <w:r>
        <w:t>x</w:t>
      </w:r>
      <w:r>
        <w:br/>
        <w:t>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CBC925A" w15:done="0"/>
  <w15:commentEx w15:paraId="4DB0AB22" w15:done="0"/>
  <w15:commentEx w15:paraId="19C29860" w15:done="0"/>
  <w15:commentEx w15:paraId="70E14C2F" w15:done="0"/>
  <w15:commentEx w15:paraId="3695457E" w15:done="0"/>
  <w15:commentEx w15:paraId="79638A40" w15:done="0"/>
  <w15:commentEx w15:paraId="29ABEDE8" w15:done="0"/>
  <w15:commentEx w15:paraId="1E4DD8EB" w15:done="0"/>
  <w15:commentEx w15:paraId="057E30C0" w15:done="0"/>
  <w15:commentEx w15:paraId="32D6CF61" w15:done="0"/>
  <w15:commentEx w15:paraId="12994875" w15:done="0"/>
  <w15:commentEx w15:paraId="3E8AB7B7" w15:done="0"/>
  <w15:commentEx w15:paraId="7012C418" w15:done="0"/>
  <w15:commentEx w15:paraId="77456850" w15:done="0"/>
  <w15:commentEx w15:paraId="4EDBBCE8" w15:done="0"/>
  <w15:commentEx w15:paraId="4B8D4F88" w15:done="0"/>
  <w15:commentEx w15:paraId="00A17DE4" w15:done="0"/>
  <w15:commentEx w15:paraId="13543B6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209BB" w16cex:dateUtc="2026-10-22T23:07:00Z"/>
  <w16cex:commentExtensible w16cex:durableId="574E6742" w16cex:dateUtc="2026-10-22T23:07:00Z"/>
  <w16cex:commentExtensible w16cex:durableId="330A6220" w16cex:dateUtc="2026-10-22T23:07:00Z"/>
  <w16cex:commentExtensible w16cex:durableId="0C0ADBCA" w16cex:dateUtc="2026-10-22T23:07:00Z"/>
  <w16cex:commentExtensible w16cex:durableId="6BAAF499" w16cex:dateUtc="2026-10-22T23:07:00Z"/>
  <w16cex:commentExtensible w16cex:durableId="7CBF0A93" w16cex:dateUtc="2026-10-22T23:07:00Z"/>
  <w16cex:commentExtensible w16cex:durableId="79CD300B" w16cex:dateUtc="2026-10-22T23:07:00Z"/>
  <w16cex:commentExtensible w16cex:durableId="4B3ECF0B" w16cex:dateUtc="2026-10-22T23:07:00Z"/>
  <w16cex:commentExtensible w16cex:durableId="1528453E" w16cex:dateUtc="2026-10-22T23:07:00Z"/>
  <w16cex:commentExtensible w16cex:durableId="57B05DA2" w16cex:dateUtc="2026-10-22T23:07:00Z"/>
  <w16cex:commentExtensible w16cex:durableId="37B7CB36" w16cex:dateUtc="2026-10-22T23:07:00Z"/>
  <w16cex:commentExtensible w16cex:durableId="5AEA33A8" w16cex:dateUtc="2026-10-22T23:07:00Z"/>
  <w16cex:commentExtensible w16cex:durableId="47CFA9FF" w16cex:dateUtc="2026-10-22T23:07:00Z"/>
  <w16cex:commentExtensible w16cex:durableId="32E7DE9C" w16cex:dateUtc="2026-10-22T23:07:00Z"/>
  <w16cex:commentExtensible w16cex:durableId="2C76B84D" w16cex:dateUtc="2026-10-22T23:07:00Z"/>
  <w16cex:commentExtensible w16cex:durableId="58C06697" w16cex:dateUtc="2026-10-22T23:07:00Z"/>
  <w16cex:commentExtensible w16cex:durableId="1E480265" w16cex:dateUtc="2026-10-22T23:07:00Z"/>
  <w16cex:commentExtensible w16cex:durableId="3308DBA6" w16cex:dateUtc="2026-10-22T2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CBC925A" w16cid:durableId="164209BB"/>
  <w16cid:commentId w16cid:paraId="4DB0AB22" w16cid:durableId="574E6742"/>
  <w16cid:commentId w16cid:paraId="19C29860" w16cid:durableId="330A6220"/>
  <w16cid:commentId w16cid:paraId="70E14C2F" w16cid:durableId="0C0ADBCA"/>
  <w16cid:commentId w16cid:paraId="3695457E" w16cid:durableId="6BAAF499"/>
  <w16cid:commentId w16cid:paraId="79638A40" w16cid:durableId="7CBF0A93"/>
  <w16cid:commentId w16cid:paraId="29ABEDE8" w16cid:durableId="79CD300B"/>
  <w16cid:commentId w16cid:paraId="1E4DD8EB" w16cid:durableId="4B3ECF0B"/>
  <w16cid:commentId w16cid:paraId="057E30C0" w16cid:durableId="1528453E"/>
  <w16cid:commentId w16cid:paraId="32D6CF61" w16cid:durableId="57B05DA2"/>
  <w16cid:commentId w16cid:paraId="12994875" w16cid:durableId="37B7CB36"/>
  <w16cid:commentId w16cid:paraId="3E8AB7B7" w16cid:durableId="5AEA33A8"/>
  <w16cid:commentId w16cid:paraId="7012C418" w16cid:durableId="47CFA9FF"/>
  <w16cid:commentId w16cid:paraId="77456850" w16cid:durableId="32E7DE9C"/>
  <w16cid:commentId w16cid:paraId="4EDBBCE8" w16cid:durableId="2C76B84D"/>
  <w16cid:commentId w16cid:paraId="4B8D4F88" w16cid:durableId="58C06697"/>
  <w16cid:commentId w16cid:paraId="00A17DE4" w16cid:durableId="1E480265"/>
  <w16cid:commentId w16cid:paraId="13543B65" w16cid:durableId="3308DBA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0530C" w14:textId="77777777" w:rsidR="00E3584D" w:rsidRDefault="00E3584D" w:rsidP="00B64248">
      <w:pPr>
        <w:spacing w:after="0" w:line="240" w:lineRule="auto"/>
      </w:pPr>
      <w:r>
        <w:separator/>
      </w:r>
    </w:p>
  </w:endnote>
  <w:endnote w:type="continuationSeparator" w:id="0">
    <w:p w14:paraId="51A1DB7C" w14:textId="77777777" w:rsidR="00E3584D" w:rsidRDefault="00E3584D" w:rsidP="00B64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934F" w14:textId="77777777" w:rsidR="00E3584D" w:rsidRDefault="00E3584D" w:rsidP="00B64248">
      <w:pPr>
        <w:spacing w:after="0" w:line="240" w:lineRule="auto"/>
      </w:pPr>
      <w:r>
        <w:separator/>
      </w:r>
    </w:p>
  </w:footnote>
  <w:footnote w:type="continuationSeparator" w:id="0">
    <w:p w14:paraId="474E6282" w14:textId="77777777" w:rsidR="00E3584D" w:rsidRDefault="00E3584D" w:rsidP="00B64248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9B3"/>
    <w:rsid w:val="006519B3"/>
    <w:rsid w:val="006F2964"/>
    <w:rsid w:val="00B64248"/>
    <w:rsid w:val="00DD679C"/>
    <w:rsid w:val="00E3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41C77"/>
  <w15:docId w15:val="{F52F0C86-62AE-4315-9639-045AF3B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64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248"/>
  </w:style>
  <w:style w:type="character" w:styleId="CommentReference">
    <w:name w:val="annotation reference"/>
    <w:basedOn w:val="DefaultParagraphFont"/>
    <w:uiPriority w:val="99"/>
    <w:semiHidden/>
    <w:unhideWhenUsed/>
    <w:rsid w:val="006F29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296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29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F29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F2964"/>
    <w:rPr>
      <w:b/>
      <w:bCs/>
      <w:sz w:val="20"/>
      <w:szCs w:val="20"/>
    </w:rPr>
  </w:style>
  <w:style w:type="paragraph" w:styleId="Revision">
    <w:name w:val="Revision"/>
    <w:hidden/>
    <w:uiPriority w:val="99"/>
    <w:unhideWhenUsed/>
    <w:rsid w:val="006F296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8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7124E77-6BB1-4C26-AD31-0DC8B7BB8547}">
  <we:reference id="wa104380862" version="3.0.0.0" store="en-US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heck55 xmlns="urn:check55">
  <value52>start52</value52>
  <value53>start53</value53>
  <value54>start54</value54>
  <value55>start55</value55>
  <value56>start56</value56>
  <value57>start57</value57>
  <value58>start58</value58>
</check55>
</file>

<file path=customXml/itemProps1.xml><?xml version="1.0" encoding="utf-8"?>
<ds:datastoreItem xmlns:ds="http://schemas.openxmlformats.org/officeDocument/2006/customXml" ds:itemID="{55555555-5555-4555-8555-555555555555}">
  <ds:schemaRefs>
    <ds:schemaRef ds:uri="urn:check5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488</Words>
  <Characters>2782</Characters>
  <Application>Microsoft Office Word</Application>
  <DocSecurity>0</DocSecurity>
  <Lines>23</Lines>
  <Paragraphs>6</Paragraphs>
  <ScaleCrop>false</ScaleCrop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3</cp:revision>
  <dcterms:created xsi:type="dcterms:W3CDTF">2026-10-22T23:06:00Z</dcterms:created>
  <dcterms:modified xsi:type="dcterms:W3CDTF">2026-10-22T23:08:00Z</dcterms:modified>
</cp:coreProperties>
</file>