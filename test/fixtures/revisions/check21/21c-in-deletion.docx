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77E8A" w14:textId="77777777" w:rsidR="00F16B07" w:rsidRDefault="00730B87">
      <w:pPr>
        <w:pStyle w:val="Title"/>
      </w:pPr>
      <w:r>
        <w:t>Revision fixtures for the docx4j editor</w:t>
      </w:r>
    </w:p>
    <w:p w14:paraId="354E35EC" w14:textId="77777777" w:rsidR="00F16B07" w:rsidRDefault="00730B87">
      <w:r>
        <w:rPr>
          <w:i/>
          <w:iCs/>
          <w:color w:val="1F4E79"/>
        </w:rPr>
        <w:t>This document was built by docx4j (core-ts) for ED-005 section 13 and holds no revisions: Word makes them all. Do it twice, from this file each time: once in Word 2010, saved as revisions-word2010.docx, and once in Word 15, saved as revisions-word15.docx.</w:t>
      </w:r>
    </w:p>
    <w:p w14:paraId="147764A5" w14:textId="77777777" w:rsidR="00F16B07" w:rsidRDefault="00730B87">
      <w:r>
        <w:rPr>
          <w:i/>
          <w:iCs/>
          <w:color w:val="1F4E79"/>
        </w:rPr>
        <w:t>Before you start: File &gt; Options &gt; General, User name "Author A", Initials "AA" (in Word 15 also tick "Always use these values regardless of sign in to Office"). In Word 15, if the title bar says [Compatibility Mode], use File &gt; Info &gt; Convert first. Then Review &gt; Track Changes on, and in the change tracking options keep "Track moves" and "Track formatting" ticked.</w:t>
      </w:r>
    </w:p>
    <w:p w14:paraId="435CD37A" w14:textId="77777777" w:rsidR="00F16B07" w:rsidRDefault="00730B87">
      <w:r>
        <w:rPr>
          <w:i/>
          <w:iCs/>
          <w:color w:val="1F4E79"/>
        </w:rPr>
        <w:t>Then do every step marked [A] in order; set the user name to "Author B" (initials "BB") and do every step marked [B]; set it back to "Author A" and do the steps marked [A again]. Revise only the black text, never a heading or these blue instructions. Accept and reject nothing. Save as a Word Document (.docx).</w:t>
      </w:r>
    </w:p>
    <w:p w14:paraId="5B29B860" w14:textId="77777777" w:rsidR="00F16B07" w:rsidRDefault="00730B87">
      <w:pPr>
        <w:pStyle w:val="Heading1"/>
      </w:pPr>
      <w:r>
        <w:t>1. Insertions and deletions by two authors</w:t>
      </w:r>
    </w:p>
    <w:p w14:paraId="6A931888" w14:textId="77777777" w:rsidR="00F16B07" w:rsidRDefault="00730B87">
      <w:r>
        <w:rPr>
          <w:i/>
          <w:iCs/>
          <w:color w:val="1F4E79"/>
        </w:rPr>
        <w:t>[A] Type the word "very " before "lazy", and delete the word "old " with the space after it.</w:t>
      </w:r>
    </w:p>
    <w:p w14:paraId="28211B8F" w14:textId="77777777" w:rsidR="00F16B07" w:rsidRDefault="00730B87">
      <w:r>
        <w:rPr>
          <w:i/>
          <w:iCs/>
          <w:color w:val="1F4E79"/>
        </w:rPr>
        <w:t>[B] Type the word "red " before "fox", and delete the words " at dawn" (keep the full stop).</w:t>
      </w:r>
    </w:p>
    <w:p w14:paraId="192B03FC" w14:textId="24735774" w:rsidR="00F16B07" w:rsidRDefault="00730B87">
      <w:r>
        <w:t xml:space="preserve">The quick brown </w:t>
      </w:r>
      <w:ins w:id="0" w:author="Author B" w:date="2026-09-28T05:51:00Z">
        <w:r>
          <w:t xml:space="preserve">red </w:t>
        </w:r>
      </w:ins>
      <w:r>
        <w:t xml:space="preserve">fox jumps over the </w:t>
      </w:r>
      <w:ins w:id="1" w:author="Author A" w:date="2026-09-28T05:46:00Z">
        <w:r>
          <w:t xml:space="preserve">very </w:t>
        </w:r>
      </w:ins>
      <w:r>
        <w:t xml:space="preserve">lazy dog near the </w:t>
      </w:r>
      <w:del w:id="2" w:author="Author A" w:date="2026-09-28T05:46:00Z">
        <w:r w:rsidDel="00730B87">
          <w:delText>o</w:delText>
        </w:r>
      </w:del>
      <w:ins w:id="3" w:author="Author B" w:date="2026-09-28T09:52:00Z" w16du:dateUtc="2026-09-27T23:52:00Z">
        <w:r w:rsidR="001771F1">
          <w:t>Z</w:t>
        </w:r>
      </w:ins>
      <w:del w:id="4" w:author="Author A" w:date="2026-09-28T05:46:00Z">
        <w:r w:rsidDel="00730B87">
          <w:delText xml:space="preserve">ld </w:delText>
        </w:r>
      </w:del>
      <w:r>
        <w:t>stone bridge</w:t>
      </w:r>
      <w:del w:id="5" w:author="Author B" w:date="2026-09-28T05:51:00Z">
        <w:r w:rsidDel="00730B87">
          <w:delText xml:space="preserve"> at dawn</w:delText>
        </w:r>
      </w:del>
      <w:r>
        <w:t>.</w:t>
      </w:r>
    </w:p>
    <w:p w14:paraId="22449585" w14:textId="77777777" w:rsidR="00F16B07" w:rsidRDefault="00730B87">
      <w:pPr>
        <w:pStyle w:val="Heading1"/>
      </w:pPr>
      <w:r>
        <w:t>2. An insertion deleted by another author</w:t>
      </w:r>
    </w:p>
    <w:p w14:paraId="3C28C0EB" w14:textId="77777777" w:rsidR="00F16B07" w:rsidRDefault="00730B87">
      <w:r>
        <w:rPr>
          <w:i/>
          <w:iCs/>
          <w:color w:val="1F4E79"/>
        </w:rPr>
        <w:t>[A] Type the word "green " before "field".</w:t>
      </w:r>
    </w:p>
    <w:p w14:paraId="027DDAA8" w14:textId="77777777" w:rsidR="00F16B07" w:rsidRDefault="00730B87">
      <w:r>
        <w:rPr>
          <w:i/>
          <w:iCs/>
          <w:color w:val="1F4E79"/>
        </w:rPr>
        <w:t>[B] Select the word "green " that Author A typed and delete it.</w:t>
      </w:r>
    </w:p>
    <w:p w14:paraId="313A05FF" w14:textId="77777777" w:rsidR="00F16B07" w:rsidRDefault="00730B87">
      <w:r>
        <w:t xml:space="preserve">Cows graze in the </w:t>
      </w:r>
      <w:ins w:id="6" w:author="Author A" w:date="2026-09-28T05:46:00Z">
        <w:del w:id="7" w:author="Author B" w:date="2026-09-28T05:51:00Z">
          <w:r w:rsidDel="00730B87">
            <w:delText xml:space="preserve">green </w:delText>
          </w:r>
        </w:del>
      </w:ins>
      <w:r>
        <w:t>field beside the river.</w:t>
      </w:r>
    </w:p>
    <w:p w14:paraId="1A04CC80" w14:textId="77777777" w:rsidR="00F16B07" w:rsidRDefault="00730B87">
      <w:pPr>
        <w:pStyle w:val="Heading1"/>
      </w:pPr>
      <w:r>
        <w:t>3. A move</w:t>
      </w:r>
    </w:p>
    <w:p w14:paraId="45261235" w14:textId="77777777" w:rsidR="00F16B07" w:rsidRDefault="00730B87">
      <w:r>
        <w:rPr>
          <w:i/>
          <w:iCs/>
          <w:color w:val="1F4E79"/>
        </w:rPr>
        <w:t>[A] Triple-click the second paragraph below (it is selected with its paragraph mark), cut it (Ctrl+X), click at the start of the first paragraph below and paste (Ctrl+V). Word marks a move with a double strikethrough where the text was and a double underline where it went, in green. If it shows as an ordinary deletion and insertion, undo, check "Track moves", and try again, or drag the selected paragraph instead.</w:t>
      </w:r>
    </w:p>
    <w:p w14:paraId="60954E93" w14:textId="77777777" w:rsidR="00730B87" w:rsidRDefault="00730B87" w:rsidP="00730B87">
      <w:pPr>
        <w:rPr>
          <w:moveTo w:id="8" w:author="Author A" w:date="2026-09-28T05:47:00Z"/>
        </w:rPr>
      </w:pPr>
      <w:moveToRangeStart w:id="9" w:author="Author A" w:date="2026-09-28T05:47:00Z" w:name="move241466837"/>
      <w:moveTo w:id="10" w:author="Author A" w:date="2026-09-28T05:47:00Z">
        <w:r>
          <w:t>The second paragraph of the move: it goes before the first.</w:t>
        </w:r>
      </w:moveTo>
    </w:p>
    <w:moveToRangeEnd w:id="9"/>
    <w:p w14:paraId="5AF436A4" w14:textId="77777777" w:rsidR="00F16B07" w:rsidRDefault="00730B87">
      <w:r>
        <w:t>The first paragraph of the move: it stays where it is.</w:t>
      </w:r>
    </w:p>
    <w:p w14:paraId="65E1183A" w14:textId="77777777" w:rsidR="00F16B07" w:rsidDel="00730B87" w:rsidRDefault="00730B87">
      <w:pPr>
        <w:rPr>
          <w:moveFrom w:id="11" w:author="Author A" w:date="2026-09-28T05:47:00Z"/>
        </w:rPr>
      </w:pPr>
      <w:moveFromRangeStart w:id="12" w:author="Author A" w:date="2026-09-28T05:47:00Z" w:name="move241466837"/>
      <w:moveFrom w:id="13" w:author="Author A" w:date="2026-09-28T05:47:00Z">
        <w:r w:rsidDel="00730B87">
          <w:t>The second paragraph of the move: it goes before the first.</w:t>
        </w:r>
      </w:moveFrom>
    </w:p>
    <w:moveFromRangeEnd w:id="12"/>
    <w:p w14:paraId="076B636F" w14:textId="77777777" w:rsidR="00F16B07" w:rsidRDefault="00730B87">
      <w:r>
        <w:t>The third paragraph of the move: it stays where it is.</w:t>
      </w:r>
    </w:p>
    <w:p w14:paraId="3DD23E30" w14:textId="77777777" w:rsidR="00F16B07" w:rsidRDefault="00730B87">
      <w:pPr>
        <w:pStyle w:val="Heading1"/>
      </w:pPr>
      <w:r>
        <w:lastRenderedPageBreak/>
        <w:t>4. Run formatting changed</w:t>
      </w:r>
    </w:p>
    <w:p w14:paraId="45A89F5D" w14:textId="77777777" w:rsidR="00F16B07" w:rsidRDefault="00730B87">
      <w:r>
        <w:rPr>
          <w:i/>
          <w:iCs/>
          <w:color w:val="1F4E79"/>
        </w:rPr>
        <w:t>[A] Make the word "alpha" bold, the word "bravo" red (Font Color, Red), and the word "charlie" italic and underlined.</w:t>
      </w:r>
    </w:p>
    <w:p w14:paraId="70F68A26" w14:textId="77777777" w:rsidR="00F16B07" w:rsidRDefault="00730B87">
      <w:r>
        <w:t xml:space="preserve">The word </w:t>
      </w:r>
      <w:r w:rsidRPr="00730B87">
        <w:rPr>
          <w:b/>
          <w:rPrChange w:id="14" w:author="Author A" w:date="2026-09-28T05:47:00Z">
            <w:rPr/>
          </w:rPrChange>
        </w:rPr>
        <w:t>alpha</w:t>
      </w:r>
      <w:r>
        <w:t xml:space="preserve"> becomes bold, the word</w:t>
      </w:r>
      <w:r w:rsidRPr="00730B87">
        <w:rPr>
          <w:color w:val="FF0000"/>
          <w:rPrChange w:id="15" w:author="Author A" w:date="2026-09-28T05:47:00Z">
            <w:rPr/>
          </w:rPrChange>
        </w:rPr>
        <w:t xml:space="preserve"> bravo </w:t>
      </w:r>
      <w:r>
        <w:t xml:space="preserve">becomes red, and the word </w:t>
      </w:r>
      <w:r w:rsidRPr="00730B87">
        <w:rPr>
          <w:i/>
          <w:u w:val="single"/>
          <w:rPrChange w:id="16" w:author="Author A" w:date="2026-09-28T05:47:00Z">
            <w:rPr/>
          </w:rPrChange>
        </w:rPr>
        <w:t>charlie</w:t>
      </w:r>
      <w:r>
        <w:t xml:space="preserve"> becomes italic and underlined.</w:t>
      </w:r>
    </w:p>
    <w:p w14:paraId="3D1ECC11" w14:textId="77777777" w:rsidR="00F16B07" w:rsidRDefault="00730B87">
      <w:pPr>
        <w:pStyle w:val="Heading1"/>
      </w:pPr>
      <w:r>
        <w:t>5. Paragraph properties changed</w:t>
      </w:r>
    </w:p>
    <w:p w14:paraId="6187702E" w14:textId="77777777" w:rsidR="00F16B07" w:rsidRDefault="00730B87">
      <w:r>
        <w:rPr>
          <w:i/>
          <w:iCs/>
          <w:color w:val="1F4E79"/>
        </w:rPr>
        <w:t>[A] Centre the first paragraph below (Ctrl+E), indent the second by one step (Increase Indent), and give the third the style Heading 2.</w:t>
      </w:r>
    </w:p>
    <w:p w14:paraId="23E783E8" w14:textId="77777777" w:rsidR="00F16B07" w:rsidRDefault="00730B87">
      <w:pPr>
        <w:jc w:val="center"/>
        <w:pPrChange w:id="17" w:author="Author A" w:date="2026-09-28T05:47:00Z">
          <w:pPr/>
        </w:pPrChange>
      </w:pPr>
      <w:r>
        <w:t>Centre this paragraph.</w:t>
      </w:r>
    </w:p>
    <w:p w14:paraId="03BC240A" w14:textId="77777777" w:rsidR="00F16B07" w:rsidRDefault="00730B87">
      <w:pPr>
        <w:ind w:left="720"/>
        <w:pPrChange w:id="18" w:author="Author A" w:date="2026-09-28T05:47:00Z">
          <w:pPr/>
        </w:pPrChange>
      </w:pPr>
      <w:r>
        <w:t>Indent this paragraph by one step.</w:t>
      </w:r>
    </w:p>
    <w:p w14:paraId="63BF556B" w14:textId="77777777" w:rsidR="00F16B07" w:rsidRDefault="00730B87">
      <w:pPr>
        <w:pStyle w:val="Heading2"/>
        <w:pPrChange w:id="19" w:author="Author A" w:date="2026-09-28T05:47:00Z">
          <w:pPr/>
        </w:pPrChange>
      </w:pPr>
      <w:r>
        <w:t>Give this paragraph the style Heading 2.</w:t>
      </w:r>
    </w:p>
    <w:p w14:paraId="3E3CD625" w14:textId="77777777" w:rsidR="00F16B07" w:rsidRDefault="00730B87">
      <w:pPr>
        <w:pStyle w:val="Heading1"/>
      </w:pPr>
      <w:r>
        <w:t>6. Paragraph marks inserted and deleted</w:t>
      </w:r>
    </w:p>
    <w:p w14:paraId="3EF00EFA" w14:textId="77777777" w:rsidR="00F16B07" w:rsidRDefault="00730B87">
      <w:r>
        <w:rPr>
          <w:i/>
          <w:iCs/>
          <w:color w:val="1F4E79"/>
        </w:rPr>
        <w:t>[A] Click right after the colon in the first paragraph below and press Enter. Then click at the very end of the second paragraph and press Delete, joining the third to it.</w:t>
      </w:r>
    </w:p>
    <w:p w14:paraId="1A7B55E1" w14:textId="77777777" w:rsidR="00730B87" w:rsidRDefault="00730B87">
      <w:pPr>
        <w:rPr>
          <w:ins w:id="20" w:author="Author A" w:date="2026-09-28T05:47:00Z"/>
        </w:rPr>
      </w:pPr>
      <w:r>
        <w:t>Split this paragraph after the colon:</w:t>
      </w:r>
    </w:p>
    <w:p w14:paraId="089A500A" w14:textId="77777777" w:rsidR="00F16B07" w:rsidRDefault="00730B87">
      <w:r>
        <w:t xml:space="preserve"> the rest becomes a paragraph of its own.</w:t>
      </w:r>
    </w:p>
    <w:p w14:paraId="22FD450F" w14:textId="77777777" w:rsidR="00F16B07" w:rsidDel="00730B87" w:rsidRDefault="00730B87">
      <w:pPr>
        <w:rPr>
          <w:del w:id="21" w:author="Author A" w:date="2026-09-28T05:48:00Z"/>
        </w:rPr>
      </w:pPr>
      <w:r>
        <w:t>Join this paragraph with the next one.</w:t>
      </w:r>
    </w:p>
    <w:p w14:paraId="694F177B" w14:textId="77777777" w:rsidR="00F16B07" w:rsidRDefault="00730B87">
      <w:r>
        <w:t>This is the paragraph it joins.</w:t>
      </w:r>
    </w:p>
    <w:p w14:paraId="1A44AB05" w14:textId="77777777" w:rsidR="00F16B07" w:rsidRDefault="00730B87">
      <w:pPr>
        <w:pStyle w:val="Heading1"/>
      </w:pPr>
      <w:r>
        <w:t>7. Table rows inserted and deleted</w:t>
      </w:r>
    </w:p>
    <w:p w14:paraId="5761906B" w14:textId="77777777" w:rsidR="00F16B07" w:rsidRDefault="00730B87">
      <w:r>
        <w:rPr>
          <w:i/>
          <w:iCs/>
          <w:color w:val="1F4E79"/>
        </w:rPr>
        <w:t>[A] Click in the row "2", then Table Tools, Layout, Insert Below, and type "new" in each cell of the new row. Then click in the row "3" and use Layout, Delete, Delete Rows.</w:t>
      </w:r>
    </w:p>
    <w:tbl>
      <w:tblPr>
        <w:tblStyle w:val="TableGrid"/>
        <w:tblW w:w="9027" w:type="dxa"/>
        <w:tblLook w:val="04A0" w:firstRow="1" w:lastRow="0" w:firstColumn="1" w:lastColumn="0" w:noHBand="0" w:noVBand="1"/>
      </w:tblPr>
      <w:tblGrid>
        <w:gridCol w:w="3009"/>
        <w:gridCol w:w="3009"/>
        <w:gridCol w:w="3009"/>
      </w:tblGrid>
      <w:tr w:rsidR="00F16B07" w14:paraId="0A03E2B5" w14:textId="77777777">
        <w:trPr>
          <w:tblHeader/>
        </w:trPr>
        <w:tc>
          <w:tcPr>
            <w:tcW w:w="3009" w:type="dxa"/>
          </w:tcPr>
          <w:p w14:paraId="54EE3C26" w14:textId="77777777" w:rsidR="00F16B07" w:rsidRDefault="00730B87">
            <w:r>
              <w:t>Row</w:t>
            </w:r>
          </w:p>
        </w:tc>
        <w:tc>
          <w:tcPr>
            <w:tcW w:w="3009" w:type="dxa"/>
          </w:tcPr>
          <w:p w14:paraId="5286717E" w14:textId="77777777" w:rsidR="00F16B07" w:rsidRDefault="00730B87">
            <w:r>
              <w:t>Action</w:t>
            </w:r>
          </w:p>
        </w:tc>
        <w:tc>
          <w:tcPr>
            <w:tcW w:w="3009" w:type="dxa"/>
          </w:tcPr>
          <w:p w14:paraId="0ABCDA00" w14:textId="77777777" w:rsidR="00F16B07" w:rsidRDefault="00730B87">
            <w:r>
              <w:t>Note</w:t>
            </w:r>
          </w:p>
        </w:tc>
      </w:tr>
      <w:tr w:rsidR="00F16B07" w14:paraId="45D79CA6" w14:textId="77777777">
        <w:tc>
          <w:tcPr>
            <w:tcW w:w="3009" w:type="dxa"/>
          </w:tcPr>
          <w:p w14:paraId="521CEFC7" w14:textId="77777777" w:rsidR="00F16B07" w:rsidRDefault="00730B87">
            <w:r>
              <w:t>1</w:t>
            </w:r>
          </w:p>
        </w:tc>
        <w:tc>
          <w:tcPr>
            <w:tcW w:w="3009" w:type="dxa"/>
          </w:tcPr>
          <w:p w14:paraId="3B277DB5" w14:textId="77777777" w:rsidR="00F16B07" w:rsidRDefault="00730B87">
            <w:r>
              <w:t>Keep</w:t>
            </w:r>
          </w:p>
        </w:tc>
        <w:tc>
          <w:tcPr>
            <w:tcW w:w="3009" w:type="dxa"/>
          </w:tcPr>
          <w:p w14:paraId="750E6F7A" w14:textId="77777777" w:rsidR="00F16B07" w:rsidRDefault="00730B87">
            <w:r>
              <w:t>row one stays</w:t>
            </w:r>
          </w:p>
        </w:tc>
      </w:tr>
      <w:tr w:rsidR="00F16B07" w14:paraId="12B82FDB" w14:textId="77777777">
        <w:tc>
          <w:tcPr>
            <w:tcW w:w="3009" w:type="dxa"/>
          </w:tcPr>
          <w:p w14:paraId="7BA1538F" w14:textId="77777777" w:rsidR="00F16B07" w:rsidRDefault="00730B87">
            <w:r>
              <w:t>2</w:t>
            </w:r>
          </w:p>
        </w:tc>
        <w:tc>
          <w:tcPr>
            <w:tcW w:w="3009" w:type="dxa"/>
          </w:tcPr>
          <w:p w14:paraId="770F8B2F" w14:textId="77777777" w:rsidR="00F16B07" w:rsidRDefault="00730B87">
            <w:r>
              <w:t>Keep</w:t>
            </w:r>
          </w:p>
        </w:tc>
        <w:tc>
          <w:tcPr>
            <w:tcW w:w="3009" w:type="dxa"/>
          </w:tcPr>
          <w:p w14:paraId="2A5B7C31" w14:textId="77777777" w:rsidR="00F16B07" w:rsidRDefault="00730B87">
            <w:r>
              <w:t>a row is inserted below this one</w:t>
            </w:r>
          </w:p>
        </w:tc>
      </w:tr>
      <w:tr w:rsidR="00730B87" w14:paraId="2C70D1B2" w14:textId="77777777">
        <w:trPr>
          <w:ins w:id="22" w:author="Author A" w:date="2026-09-28T05:48:00Z"/>
        </w:trPr>
        <w:tc>
          <w:tcPr>
            <w:tcW w:w="3009" w:type="dxa"/>
          </w:tcPr>
          <w:p w14:paraId="3F10A60C" w14:textId="77777777" w:rsidR="00730B87" w:rsidRDefault="00730B87">
            <w:pPr>
              <w:rPr>
                <w:ins w:id="23" w:author="Author A" w:date="2026-09-28T05:48:00Z"/>
              </w:rPr>
            </w:pPr>
            <w:ins w:id="24" w:author="Author A" w:date="2026-09-28T05:48:00Z">
              <w:r>
                <w:t>New</w:t>
              </w:r>
            </w:ins>
          </w:p>
        </w:tc>
        <w:tc>
          <w:tcPr>
            <w:tcW w:w="3009" w:type="dxa"/>
          </w:tcPr>
          <w:p w14:paraId="7CBEEAC1" w14:textId="77777777" w:rsidR="00730B87" w:rsidRDefault="00730B87">
            <w:pPr>
              <w:rPr>
                <w:ins w:id="25" w:author="Author A" w:date="2026-09-28T05:48:00Z"/>
              </w:rPr>
            </w:pPr>
            <w:ins w:id="26" w:author="Author A" w:date="2026-09-28T05:48:00Z">
              <w:r>
                <w:t>New</w:t>
              </w:r>
            </w:ins>
          </w:p>
        </w:tc>
        <w:tc>
          <w:tcPr>
            <w:tcW w:w="3009" w:type="dxa"/>
          </w:tcPr>
          <w:p w14:paraId="4340EA7F" w14:textId="77777777" w:rsidR="00730B87" w:rsidRDefault="00730B87">
            <w:pPr>
              <w:rPr>
                <w:ins w:id="27" w:author="Author A" w:date="2026-09-28T05:48:00Z"/>
              </w:rPr>
            </w:pPr>
            <w:ins w:id="28" w:author="Author A" w:date="2026-09-28T05:48:00Z">
              <w:r>
                <w:t>new</w:t>
              </w:r>
            </w:ins>
          </w:p>
        </w:tc>
      </w:tr>
      <w:tr w:rsidR="00F16B07" w:rsidDel="00730B87" w14:paraId="6F2D9DB5" w14:textId="77777777">
        <w:trPr>
          <w:del w:id="29" w:author="Author A" w:date="2026-09-28T05:48:00Z"/>
        </w:trPr>
        <w:tc>
          <w:tcPr>
            <w:tcW w:w="3009" w:type="dxa"/>
          </w:tcPr>
          <w:p w14:paraId="7F295F0B" w14:textId="77777777" w:rsidR="00F16B07" w:rsidDel="00730B87" w:rsidRDefault="00730B87">
            <w:pPr>
              <w:rPr>
                <w:del w:id="30" w:author="Author A" w:date="2026-09-28T05:48:00Z"/>
              </w:rPr>
            </w:pPr>
            <w:del w:id="31" w:author="Author A" w:date="2026-09-28T05:48:00Z">
              <w:r w:rsidDel="00730B87">
                <w:delText>3</w:delText>
              </w:r>
            </w:del>
          </w:p>
        </w:tc>
        <w:tc>
          <w:tcPr>
            <w:tcW w:w="3009" w:type="dxa"/>
          </w:tcPr>
          <w:p w14:paraId="713030D7" w14:textId="77777777" w:rsidR="00F16B07" w:rsidDel="00730B87" w:rsidRDefault="00730B87">
            <w:pPr>
              <w:rPr>
                <w:del w:id="32" w:author="Author A" w:date="2026-09-28T05:48:00Z"/>
              </w:rPr>
            </w:pPr>
            <w:del w:id="33" w:author="Author A" w:date="2026-09-28T05:48:00Z">
              <w:r w:rsidDel="00730B87">
                <w:delText>Delete</w:delText>
              </w:r>
            </w:del>
          </w:p>
        </w:tc>
        <w:tc>
          <w:tcPr>
            <w:tcW w:w="3009" w:type="dxa"/>
          </w:tcPr>
          <w:p w14:paraId="60CE8E15" w14:textId="77777777" w:rsidR="00F16B07" w:rsidDel="00730B87" w:rsidRDefault="00730B87">
            <w:pPr>
              <w:rPr>
                <w:del w:id="34" w:author="Author A" w:date="2026-09-28T05:48:00Z"/>
              </w:rPr>
            </w:pPr>
            <w:del w:id="35" w:author="Author A" w:date="2026-09-28T05:48:00Z">
              <w:r w:rsidDel="00730B87">
                <w:delText>this row is deleted</w:delText>
              </w:r>
            </w:del>
          </w:p>
        </w:tc>
      </w:tr>
    </w:tbl>
    <w:p w14:paraId="4408200A" w14:textId="77777777" w:rsidR="00F16B07" w:rsidRDefault="00730B87">
      <w:r>
        <w:t>The paragraph after the table of rows.</w:t>
      </w:r>
    </w:p>
    <w:p w14:paraId="06C20012" w14:textId="77777777" w:rsidR="00F16B07" w:rsidRDefault="00730B87">
      <w:pPr>
        <w:pStyle w:val="Heading1"/>
      </w:pPr>
      <w:r>
        <w:t>8. Table properties changed</w:t>
      </w:r>
    </w:p>
    <w:p w14:paraId="5B895D3F" w14:textId="77777777" w:rsidR="00F16B07" w:rsidRDefault="00730B87">
      <w:r>
        <w:rPr>
          <w:i/>
          <w:iCs/>
          <w:color w:val="1F4E79"/>
        </w:rPr>
        <w:t>[A] Click in the table below and use Table Properties, Table, Alignment: Center. Then shade its top left cell yellow (Table Tools, Design, Shading).</w:t>
      </w:r>
    </w:p>
    <w:tbl>
      <w:tblPr>
        <w:tblStyle w:val="TableGrid"/>
        <w:tblW w:w="9027" w:type="dxa"/>
        <w:jc w:val="center"/>
        <w:tblLook w:val="04A0" w:firstRow="1" w:lastRow="0" w:firstColumn="1" w:lastColumn="0" w:noHBand="0" w:noVBand="1"/>
        <w:tblPrChange w:id="36" w:author="Author A" w:date="2026-09-28T05:49:00Z">
          <w:tblPr>
            <w:tblStyle w:val="TableGrid"/>
            <w:tblW w:w="9027" w:type="dxa"/>
            <w:tblLook w:val="04A0" w:firstRow="1" w:lastRow="0" w:firstColumn="1" w:lastColumn="0" w:noHBand="0" w:noVBand="1"/>
          </w:tblPr>
        </w:tblPrChange>
      </w:tblPr>
      <w:tblGrid>
        <w:gridCol w:w="4513"/>
        <w:gridCol w:w="4514"/>
        <w:tblGridChange w:id="37">
          <w:tblGrid>
            <w:gridCol w:w="4513"/>
            <w:gridCol w:w="4514"/>
          </w:tblGrid>
        </w:tblGridChange>
      </w:tblGrid>
      <w:tr w:rsidR="00F16B07" w14:paraId="3AFAB1F5" w14:textId="77777777" w:rsidTr="00730B87">
        <w:trPr>
          <w:jc w:val="center"/>
        </w:trPr>
        <w:tc>
          <w:tcPr>
            <w:tcW w:w="4513" w:type="dxa"/>
            <w:shd w:val="clear" w:color="auto" w:fill="FFFF00"/>
            <w:tcPrChange w:id="38" w:author="Author A" w:date="2026-09-28T05:49:00Z">
              <w:tcPr>
                <w:tcW w:w="4513" w:type="dxa"/>
              </w:tcPr>
            </w:tcPrChange>
          </w:tcPr>
          <w:p w14:paraId="3FCB2842" w14:textId="77777777" w:rsidR="00F16B07" w:rsidRDefault="00730B87">
            <w:r>
              <w:t>Top left</w:t>
            </w:r>
          </w:p>
        </w:tc>
        <w:tc>
          <w:tcPr>
            <w:tcW w:w="4514" w:type="dxa"/>
            <w:tcPrChange w:id="39" w:author="Author A" w:date="2026-09-28T05:49:00Z">
              <w:tcPr>
                <w:tcW w:w="4514" w:type="dxa"/>
              </w:tcPr>
            </w:tcPrChange>
          </w:tcPr>
          <w:p w14:paraId="6FD434CE" w14:textId="77777777" w:rsidR="00F16B07" w:rsidRDefault="00730B87">
            <w:r>
              <w:t>Top right</w:t>
            </w:r>
          </w:p>
        </w:tc>
      </w:tr>
      <w:tr w:rsidR="00F16B07" w14:paraId="1CFFD675" w14:textId="77777777" w:rsidTr="00730B87">
        <w:trPr>
          <w:jc w:val="center"/>
        </w:trPr>
        <w:tc>
          <w:tcPr>
            <w:tcW w:w="4513" w:type="dxa"/>
            <w:tcPrChange w:id="40" w:author="Author A" w:date="2026-09-28T05:48:00Z">
              <w:tcPr>
                <w:tcW w:w="4513" w:type="dxa"/>
              </w:tcPr>
            </w:tcPrChange>
          </w:tcPr>
          <w:p w14:paraId="3E89C5DE" w14:textId="77777777" w:rsidR="00F16B07" w:rsidRDefault="00730B87">
            <w:r>
              <w:t>Bottom left</w:t>
            </w:r>
          </w:p>
        </w:tc>
        <w:tc>
          <w:tcPr>
            <w:tcW w:w="4514" w:type="dxa"/>
            <w:tcPrChange w:id="41" w:author="Author A" w:date="2026-09-28T05:48:00Z">
              <w:tcPr>
                <w:tcW w:w="4514" w:type="dxa"/>
              </w:tcPr>
            </w:tcPrChange>
          </w:tcPr>
          <w:p w14:paraId="4678A286" w14:textId="77777777" w:rsidR="00F16B07" w:rsidRDefault="00730B87">
            <w:r>
              <w:t>Bottom right</w:t>
            </w:r>
          </w:p>
        </w:tc>
      </w:tr>
    </w:tbl>
    <w:p w14:paraId="1DD30FF0" w14:textId="77777777" w:rsidR="00F16B07" w:rsidRDefault="00730B87">
      <w:r>
        <w:lastRenderedPageBreak/>
        <w:t>The paragraph after the table of properties.</w:t>
      </w:r>
    </w:p>
    <w:p w14:paraId="45171DF7" w14:textId="77777777" w:rsidR="00F16B07" w:rsidRDefault="00730B87">
      <w:pPr>
        <w:pStyle w:val="Heading1"/>
      </w:pPr>
      <w:r>
        <w:t>9. Numbering changed</w:t>
      </w:r>
    </w:p>
    <w:p w14:paraId="22E553EA" w14:textId="77777777" w:rsidR="00F16B07" w:rsidRDefault="00730B87">
      <w:r>
        <w:rPr>
          <w:i/>
          <w:iCs/>
          <w:color w:val="1F4E79"/>
        </w:rPr>
        <w:t>[A] Select the three numbered items below and click Bullets, so the list becomes a bulleted one.</w:t>
      </w:r>
    </w:p>
    <w:p w14:paraId="52D100EA" w14:textId="77777777" w:rsidR="00F16B07" w:rsidRDefault="00730B87">
      <w:pPr>
        <w:numPr>
          <w:ilvl w:val="0"/>
          <w:numId w:val="4"/>
        </w:numPr>
        <w:pPrChange w:id="42" w:author="Author A" w:date="2026-09-28T05:49:00Z">
          <w:pPr>
            <w:numPr>
              <w:numId w:val="3"/>
            </w:numPr>
            <w:ind w:left="720" w:hanging="360"/>
          </w:pPr>
        </w:pPrChange>
      </w:pPr>
      <w:r>
        <w:t>The first numbered item.</w:t>
      </w:r>
    </w:p>
    <w:p w14:paraId="371CE0BB" w14:textId="77777777" w:rsidR="00F16B07" w:rsidRDefault="00730B87">
      <w:pPr>
        <w:numPr>
          <w:ilvl w:val="0"/>
          <w:numId w:val="4"/>
        </w:numPr>
        <w:pPrChange w:id="43" w:author="Author A" w:date="2026-09-28T05:49:00Z">
          <w:pPr>
            <w:numPr>
              <w:numId w:val="3"/>
            </w:numPr>
            <w:ind w:left="720" w:hanging="360"/>
          </w:pPr>
        </w:pPrChange>
      </w:pPr>
      <w:r>
        <w:t>The second numbered item.</w:t>
      </w:r>
    </w:p>
    <w:p w14:paraId="69E649F6" w14:textId="77777777" w:rsidR="00F16B07" w:rsidRDefault="00730B87">
      <w:pPr>
        <w:numPr>
          <w:ilvl w:val="0"/>
          <w:numId w:val="4"/>
        </w:numPr>
        <w:pPrChange w:id="44" w:author="Author A" w:date="2026-09-28T05:49:00Z">
          <w:pPr>
            <w:numPr>
              <w:numId w:val="3"/>
            </w:numPr>
            <w:ind w:left="720" w:hanging="360"/>
          </w:pPr>
        </w:pPrChange>
      </w:pPr>
      <w:r>
        <w:t>The third numbered item.</w:t>
      </w:r>
    </w:p>
    <w:p w14:paraId="42B04F03" w14:textId="77777777" w:rsidR="00F16B07" w:rsidRDefault="00730B87">
      <w:r>
        <w:t>The paragraph after the list.</w:t>
      </w:r>
    </w:p>
    <w:p w14:paraId="00D40E78" w14:textId="77777777" w:rsidR="00F16B07" w:rsidRDefault="00730B87">
      <w:pPr>
        <w:pStyle w:val="Heading1"/>
      </w:pPr>
      <w:r>
        <w:t>10. Inline items inserted and deleted</w:t>
      </w:r>
    </w:p>
    <w:p w14:paraId="623BC60B" w14:textId="77777777" w:rsidR="00F16B07" w:rsidRDefault="00730B87">
      <w:r>
        <w:rPr>
          <w:i/>
          <w:iCs/>
          <w:color w:val="1F4E79"/>
        </w:rPr>
        <w:t>[A] Delete the tab between "Left" and "right". Put a line break (Shift+Enter) after the word "break". Insert a footnote at the end of the last sentence (References, Insert Footnote) and type "A tracked footnote." in it.</w:t>
      </w:r>
    </w:p>
    <w:p w14:paraId="2A297388" w14:textId="77777777" w:rsidR="00F16B07" w:rsidRDefault="00730B87">
      <w:r>
        <w:t>Left</w:t>
      </w:r>
      <w:del w:id="45" w:author="Author A" w:date="2026-09-28T05:49:00Z">
        <w:r w:rsidDel="00730B87">
          <w:tab/>
        </w:r>
      </w:del>
      <w:r>
        <w:t>right: the tab between them is deleted. A line break goes after the word break</w:t>
      </w:r>
      <w:ins w:id="46" w:author="Author A" w:date="2026-09-28T05:49:00Z">
        <w:r>
          <w:br/>
        </w:r>
      </w:ins>
      <w:r>
        <w:t xml:space="preserve"> here. The footnote goes at the end of this sentence.</w:t>
      </w:r>
      <w:ins w:id="47" w:author="Author A" w:date="2026-09-28T05:49:00Z">
        <w:r>
          <w:rPr>
            <w:rStyle w:val="FootnoteReference"/>
          </w:rPr>
          <w:footnoteReference w:id="1"/>
        </w:r>
      </w:ins>
    </w:p>
    <w:p w14:paraId="1341FE0D" w14:textId="77777777" w:rsidR="00F16B07" w:rsidRDefault="00730B87">
      <w:pPr>
        <w:pStyle w:val="Heading1"/>
      </w:pPr>
      <w:r>
        <w:t>11. Comments (Word 15; in Word 2010 only the two comments)</w:t>
      </w:r>
    </w:p>
    <w:p w14:paraId="65BC03CD" w14:textId="77777777" w:rsidR="00F16B07" w:rsidRDefault="00730B87">
      <w:r>
        <w:rPr>
          <w:i/>
          <w:iCs/>
          <w:color w:val="1F4E79"/>
        </w:rPr>
        <w:t>[A] Select the first sentence below, Review, New Comment, and type "A: the first comment."</w:t>
      </w:r>
    </w:p>
    <w:p w14:paraId="78EAA975" w14:textId="77777777" w:rsidR="00F16B07" w:rsidRDefault="00730B87">
      <w:r>
        <w:rPr>
          <w:i/>
          <w:iCs/>
          <w:color w:val="1F4E79"/>
        </w:rPr>
        <w:t>[B] Reply to Author A's comment (the Reply button in the comment, Word 15 only) with "B: the reply." Then select the second sentence, New Comment, and type "B: a comment of B's own."</w:t>
      </w:r>
    </w:p>
    <w:p w14:paraId="5D73F379" w14:textId="77777777" w:rsidR="00F16B07" w:rsidRDefault="00730B87">
      <w:r>
        <w:rPr>
          <w:i/>
          <w:iCs/>
          <w:color w:val="1F4E79"/>
        </w:rPr>
        <w:t>[A again] Right-click Author B's reply and choose Mark Comment Done (Word 15 only).</w:t>
      </w:r>
    </w:p>
    <w:p w14:paraId="44506078" w14:textId="77777777" w:rsidR="00F16B07" w:rsidRDefault="00730B87">
      <w:commentRangeStart w:id="50"/>
      <w:commentRangeStart w:id="51"/>
      <w:r>
        <w:t>Author A comments on this sentence, and Author B answers.</w:t>
      </w:r>
      <w:commentRangeEnd w:id="50"/>
      <w:r>
        <w:rPr>
          <w:rStyle w:val="CommentReference"/>
          <w:sz w:val="22"/>
          <w:szCs w:val="22"/>
        </w:rPr>
        <w:commentReference w:id="50"/>
      </w:r>
      <w:commentRangeEnd w:id="51"/>
      <w:r>
        <w:rPr>
          <w:rStyle w:val="CommentReference"/>
          <w:sz w:val="22"/>
          <w:szCs w:val="22"/>
        </w:rPr>
        <w:commentReference w:id="51"/>
      </w:r>
      <w:r>
        <w:t xml:space="preserve"> </w:t>
      </w:r>
      <w:commentRangeStart w:id="52"/>
      <w:r>
        <w:t>Author B comments on this sentence alone.</w:t>
      </w:r>
      <w:commentRangeEnd w:id="52"/>
      <w:r>
        <w:rPr>
          <w:rStyle w:val="CommentReference"/>
          <w:sz w:val="22"/>
          <w:szCs w:val="22"/>
        </w:rPr>
        <w:commentReference w:id="52"/>
      </w:r>
    </w:p>
    <w:p w14:paraId="5A91AA91" w14:textId="77777777" w:rsidR="00F16B07" w:rsidRDefault="00730B87">
      <w:pPr>
        <w:pStyle w:val="Heading1"/>
      </w:pPr>
      <w:r>
        <w:t>12. Section properties changed</w:t>
      </w:r>
    </w:p>
    <w:p w14:paraId="214967C0" w14:textId="77777777" w:rsidR="00F16B07" w:rsidRDefault="00730B87">
      <w:r>
        <w:rPr>
          <w:i/>
          <w:iCs/>
          <w:color w:val="1F4E79"/>
        </w:rPr>
        <w:t>[A] Page Layout (Layout in Word 15), Margins, Narrow.</w:t>
      </w:r>
    </w:p>
    <w:p w14:paraId="181DF9E2" w14:textId="77777777" w:rsidR="00F16B07" w:rsidRDefault="00730B87">
      <w:r>
        <w:t>The last paragraph of the document.</w:t>
      </w:r>
    </w:p>
    <w:sectPr w:rsidR="00F16B07" w:rsidSect="00730B87">
      <w:pgSz w:w="11907" w:h="16839" w:code="9"/>
      <w:pgMar w:top="720" w:right="720" w:bottom="720" w:left="720" w:header="708" w:footer="708" w:gutter="0"/>
      <w:cols w:space="720"/>
      <w:docGrid w:linePitch="299"/>
      <w:sectPrChange w:id="53" w:author="Author A" w:date="2026-09-28T05:50:00Z">
        <w:sectPr w:rsidR="00F16B07" w:rsidSect="00730B87">
          <w:pgMar w:top="1440" w:right="1440" w:bottom="1440" w:left="1440" w:header="708" w:footer="708" w:gutter="0"/>
          <w:docGrid w:linePitch="0"/>
        </w:sectPr>
      </w:sectPrChang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0" w:author="Author A" w:date="2026-09-28T05:50:00Z" w:initials="AA">
    <w:p w14:paraId="3C0945A3" w14:textId="77777777" w:rsidR="00730B87" w:rsidRDefault="00730B87">
      <w:pPr>
        <w:pStyle w:val="CommentText"/>
      </w:pPr>
      <w:r>
        <w:rPr>
          <w:rStyle w:val="CommentReference"/>
        </w:rPr>
        <w:annotationRef/>
      </w:r>
      <w:r>
        <w:rPr>
          <w:i/>
          <w:iCs/>
          <w:color w:val="1F4E79"/>
        </w:rPr>
        <w:t>A: the first comment.</w:t>
      </w:r>
    </w:p>
  </w:comment>
  <w:comment w:id="51" w:author="Author B" w:date="2026-09-28T05:51:00Z" w:initials="BB">
    <w:p w14:paraId="4AC14BEA" w14:textId="77777777" w:rsidR="00730B87" w:rsidRDefault="00730B87">
      <w:pPr>
        <w:pStyle w:val="CommentText"/>
      </w:pPr>
      <w:r>
        <w:rPr>
          <w:rStyle w:val="CommentReference"/>
        </w:rPr>
        <w:annotationRef/>
      </w:r>
      <w:r>
        <w:t>B: the reply.</w:t>
      </w:r>
    </w:p>
  </w:comment>
  <w:comment w:id="52" w:author="Author B" w:date="2026-09-28T05:52:00Z" w:initials="BB">
    <w:p w14:paraId="748A37B5" w14:textId="77777777" w:rsidR="00730B87" w:rsidRDefault="00730B87">
      <w:pPr>
        <w:pStyle w:val="CommentText"/>
      </w:pPr>
      <w:r>
        <w:rPr>
          <w:rStyle w:val="CommentReference"/>
        </w:rPr>
        <w:annotationRef/>
      </w:r>
      <w:r>
        <w:t>B: a comment of B’s own/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C0945A3" w15:done="0"/>
  <w15:commentEx w15:paraId="4AC14BEA" w15:paraIdParent="3C0945A3" w15:done="0"/>
  <w15:commentEx w15:paraId="748A37B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C0945A3" w16cid:durableId="3C0945A3"/>
  <w16cid:commentId w16cid:paraId="4AC14BEA" w16cid:durableId="4AC14BEA"/>
  <w16cid:commentId w16cid:paraId="748A37B5" w16cid:durableId="748A37B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6D3BC0" w14:textId="77777777" w:rsidR="00AA6069" w:rsidRDefault="00AA6069" w:rsidP="00730B87">
      <w:pPr>
        <w:spacing w:after="0" w:line="240" w:lineRule="auto"/>
      </w:pPr>
      <w:r>
        <w:separator/>
      </w:r>
    </w:p>
  </w:endnote>
  <w:endnote w:type="continuationSeparator" w:id="0">
    <w:p w14:paraId="55F4B418" w14:textId="77777777" w:rsidR="00AA6069" w:rsidRDefault="00AA6069" w:rsidP="00730B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1B3561" w14:textId="77777777" w:rsidR="00AA6069" w:rsidRDefault="00AA6069" w:rsidP="00730B87">
      <w:pPr>
        <w:spacing w:after="0" w:line="240" w:lineRule="auto"/>
      </w:pPr>
      <w:r>
        <w:separator/>
      </w:r>
    </w:p>
  </w:footnote>
  <w:footnote w:type="continuationSeparator" w:id="0">
    <w:p w14:paraId="65D91D6F" w14:textId="77777777" w:rsidR="00AA6069" w:rsidRDefault="00AA6069" w:rsidP="00730B87">
      <w:pPr>
        <w:spacing w:after="0" w:line="240" w:lineRule="auto"/>
      </w:pPr>
      <w:r>
        <w:continuationSeparator/>
      </w:r>
    </w:p>
  </w:footnote>
  <w:footnote w:id="1">
    <w:p w14:paraId="2838CD9B" w14:textId="77777777" w:rsidR="00730B87" w:rsidRPr="00730B87" w:rsidRDefault="00730B87">
      <w:pPr>
        <w:pStyle w:val="FootnoteText"/>
        <w:rPr>
          <w:lang w:val="en-AU"/>
          <w:rPrChange w:id="48" w:author="Author A" w:date="2026-09-28T05:49:00Z">
            <w:rPr/>
          </w:rPrChange>
        </w:rPr>
      </w:pPr>
      <w:ins w:id="49" w:author="Author A" w:date="2026-09-28T05:49:00Z">
        <w:r>
          <w:rPr>
            <w:rStyle w:val="FootnoteReference"/>
          </w:rPr>
          <w:footnoteRef/>
        </w:r>
        <w:r>
          <w:t xml:space="preserve"> </w:t>
        </w:r>
        <w:r>
          <w:rPr>
            <w:i/>
            <w:iCs/>
            <w:color w:val="1F4E79"/>
          </w:rPr>
          <w:t>A tracked footnote.</w:t>
        </w:r>
      </w:ins>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F7333DC"/>
    <w:multiLevelType w:val="hybridMultilevel"/>
    <w:tmpl w:val="65CA8936"/>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26D28A64"/>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865359072">
    <w:abstractNumId w:val="3"/>
  </w:num>
  <w:num w:numId="2" w16cid:durableId="928343093">
    <w:abstractNumId w:val="0"/>
  </w:num>
  <w:num w:numId="3" w16cid:durableId="2000187539">
    <w:abstractNumId w:val="2"/>
  </w:num>
  <w:num w:numId="4" w16cid:durableId="442577450">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uthor B">
    <w15:presenceInfo w15:providerId="None" w15:userId="Author B"/>
  </w15:person>
  <w15:person w15:author="Author A">
    <w15:presenceInfo w15:providerId="None" w15:userId="Author 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6B07"/>
    <w:rsid w:val="001771F1"/>
    <w:rsid w:val="00730B87"/>
    <w:rsid w:val="00831595"/>
    <w:rsid w:val="00AA6069"/>
    <w:rsid w:val="00F16B07"/>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54C38C"/>
  <w15:docId w15:val="{A9CBA470-A53F-4315-8968-A0126C8E3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eastAsiaTheme="majorEastAsia" w:hAnsiTheme="majorHAnsi" w:cstheme="majorBidi"/>
      <w:b/>
      <w:bCs/>
      <w:color w:val="0F476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eastAsiaTheme="majorEastAsia" w:hAnsiTheme="majorHAnsi" w:cstheme="majorBidi"/>
      <w:b/>
      <w:bCs/>
      <w:color w:val="156082"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eastAsiaTheme="majorEastAsia" w:hAnsiTheme="majorHAnsi" w:cstheme="majorBidi"/>
      <w:b/>
      <w:bCs/>
      <w:color w:val="156082"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eastAsiaTheme="majorEastAsia" w:hAnsiTheme="majorHAnsi" w:cstheme="majorBidi"/>
      <w:b/>
      <w:bCs/>
      <w:i/>
      <w:iCs/>
      <w:color w:val="156082"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467886" w:themeColor="hyperlink"/>
      <w:u w:val="single"/>
    </w:rPr>
  </w:style>
  <w:style w:type="table" w:styleId="TableGrid">
    <w:name w:val="Table Grid"/>
    <w:basedOn w:val="TableNormal"/>
    <w:uiPriority w:val="5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styleId="BalloonText">
    <w:name w:val="Balloon Text"/>
    <w:basedOn w:val="Normal"/>
    <w:link w:val="BalloonTextChar"/>
    <w:uiPriority w:val="99"/>
    <w:semiHidden/>
    <w:unhideWhenUsed/>
    <w:rsid w:val="00730B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30B87"/>
    <w:rPr>
      <w:rFonts w:ascii="Segoe UI" w:hAnsi="Segoe UI" w:cs="Segoe UI"/>
      <w:sz w:val="18"/>
      <w:szCs w:val="18"/>
    </w:rPr>
  </w:style>
  <w:style w:type="paragraph" w:styleId="FootnoteText">
    <w:name w:val="footnote text"/>
    <w:basedOn w:val="Normal"/>
    <w:link w:val="FootnoteTextChar"/>
    <w:uiPriority w:val="99"/>
    <w:semiHidden/>
    <w:unhideWhenUsed/>
    <w:rsid w:val="00730B8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30B87"/>
    <w:rPr>
      <w:sz w:val="20"/>
      <w:szCs w:val="20"/>
    </w:rPr>
  </w:style>
  <w:style w:type="character" w:styleId="FootnoteReference">
    <w:name w:val="footnote reference"/>
    <w:basedOn w:val="DefaultParagraphFont"/>
    <w:uiPriority w:val="99"/>
    <w:semiHidden/>
    <w:unhideWhenUsed/>
    <w:rsid w:val="00730B87"/>
    <w:rPr>
      <w:vertAlign w:val="superscript"/>
    </w:rPr>
  </w:style>
  <w:style w:type="character" w:styleId="CommentReference">
    <w:name w:val="annotation reference"/>
    <w:basedOn w:val="DefaultParagraphFont"/>
    <w:uiPriority w:val="99"/>
    <w:semiHidden/>
    <w:unhideWhenUsed/>
    <w:rsid w:val="00730B87"/>
    <w:rPr>
      <w:sz w:val="16"/>
      <w:szCs w:val="16"/>
    </w:rPr>
  </w:style>
  <w:style w:type="paragraph" w:styleId="CommentText">
    <w:name w:val="annotation text"/>
    <w:basedOn w:val="Normal"/>
    <w:link w:val="CommentTextChar"/>
    <w:uiPriority w:val="99"/>
    <w:semiHidden/>
    <w:unhideWhenUsed/>
    <w:rsid w:val="00730B87"/>
    <w:pPr>
      <w:spacing w:line="240" w:lineRule="auto"/>
    </w:pPr>
    <w:rPr>
      <w:sz w:val="20"/>
      <w:szCs w:val="20"/>
    </w:rPr>
  </w:style>
  <w:style w:type="character" w:customStyle="1" w:styleId="CommentTextChar">
    <w:name w:val="Comment Text Char"/>
    <w:basedOn w:val="DefaultParagraphFont"/>
    <w:link w:val="CommentText"/>
    <w:uiPriority w:val="99"/>
    <w:semiHidden/>
    <w:rsid w:val="00730B87"/>
    <w:rPr>
      <w:sz w:val="20"/>
      <w:szCs w:val="20"/>
    </w:rPr>
  </w:style>
  <w:style w:type="paragraph" w:styleId="CommentSubject">
    <w:name w:val="annotation subject"/>
    <w:basedOn w:val="CommentText"/>
    <w:next w:val="CommentText"/>
    <w:link w:val="CommentSubjectChar"/>
    <w:uiPriority w:val="99"/>
    <w:semiHidden/>
    <w:unhideWhenUsed/>
    <w:rsid w:val="00730B87"/>
    <w:rPr>
      <w:b/>
      <w:bCs/>
    </w:rPr>
  </w:style>
  <w:style w:type="character" w:customStyle="1" w:styleId="CommentSubjectChar">
    <w:name w:val="Comment Subject Char"/>
    <w:basedOn w:val="CommentTextChar"/>
    <w:link w:val="CommentSubject"/>
    <w:uiPriority w:val="99"/>
    <w:semiHidden/>
    <w:rsid w:val="00730B87"/>
    <w:rPr>
      <w:b/>
      <w:bCs/>
      <w:sz w:val="20"/>
      <w:szCs w:val="20"/>
    </w:rPr>
  </w:style>
  <w:style w:type="paragraph" w:styleId="Revision">
    <w:name w:val="Revision"/>
    <w:hidden/>
    <w:uiPriority w:val="99"/>
    <w:semiHidden/>
    <w:rsid w:val="001771F1"/>
    <w:pPr>
      <w:spacing w:after="0" w:line="240" w:lineRule="auto"/>
    </w:pPr>
  </w:style>
  <w:style w:type="paragraph" w:styleId="Footer">
    <w:name w:val="footer"/>
    <w:basedOn w:val="Normal"/>
    <w:link w:val="FooterChar"/>
    <w:uiPriority w:val="99"/>
    <w:unhideWhenUsed/>
    <w:rsid w:val="001771F1"/>
    <w:pPr>
      <w:tabs>
        <w:tab w:val="center" w:pos="4513"/>
        <w:tab w:val="right" w:pos="9026"/>
      </w:tabs>
      <w:spacing w:after="0" w:line="240" w:lineRule="auto"/>
    </w:pPr>
  </w:style>
  <w:style w:type="character" w:customStyle="1" w:styleId="FooterChar">
    <w:name w:val="Footer Char"/>
    <w:basedOn w:val="DefaultParagraphFont"/>
    <w:link w:val="Footer"/>
    <w:uiPriority w:val="99"/>
    <w:rsid w:val="001771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1A83FA-11D3-4D05-B1BB-5BF97CB725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Pages>
  <Words>735</Words>
  <Characters>4195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Author B</cp:lastModifiedBy>
  <cp:revision>3</cp:revision>
  <dcterms:created xsi:type="dcterms:W3CDTF">2026-09-27T19:44:00Z</dcterms:created>
  <dcterms:modified xsi:type="dcterms:W3CDTF">2026-09-27T23:52:00Z</dcterms:modified>
</cp:coreProperties>
</file>