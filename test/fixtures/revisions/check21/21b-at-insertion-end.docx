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4F6740E"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ins w:id="2" w:author="Author B" w:date="2026-09-28T09:51:00Z" w16du:dateUtc="2026-09-27T23:51:00Z">
        <w:r w:rsidR="00E35DF1">
          <w:t>Y</w:t>
        </w:r>
      </w:ins>
      <w:r>
        <w:t xml:space="preserve">lazy dog near the </w:t>
      </w:r>
      <w:del w:id="3" w:author="Author A" w:date="2026-09-28T05:46:00Z">
        <w:r w:rsidDel="00730B87">
          <w:delText xml:space="preserve">old </w:delText>
        </w:r>
      </w:del>
      <w:r>
        <w:t>stone bridge</w:t>
      </w:r>
      <w:del w:id="4"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5" w:author="Author A" w:date="2026-09-28T05:46:00Z">
        <w:del w:id="6"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7" w:author="Author A" w:date="2026-09-28T05:47:00Z"/>
        </w:rPr>
      </w:pPr>
      <w:moveToRangeStart w:id="8" w:author="Author A" w:date="2026-09-28T05:47:00Z" w:name="move241466837"/>
      <w:moveTo w:id="9" w:author="Author A" w:date="2026-09-28T05:47:00Z">
        <w:r>
          <w:t>The second paragraph of the move: it goes before the first.</w:t>
        </w:r>
      </w:moveTo>
    </w:p>
    <w:moveToRangeEnd w:id="8"/>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E65E6" w14:textId="77777777" w:rsidR="00202550" w:rsidRDefault="00202550" w:rsidP="00730B87">
      <w:pPr>
        <w:spacing w:after="0" w:line="240" w:lineRule="auto"/>
      </w:pPr>
      <w:r>
        <w:separator/>
      </w:r>
    </w:p>
  </w:endnote>
  <w:endnote w:type="continuationSeparator" w:id="0">
    <w:p w14:paraId="3D3DF3DA" w14:textId="77777777" w:rsidR="00202550" w:rsidRDefault="00202550"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1A9C" w14:textId="77777777" w:rsidR="00202550" w:rsidRDefault="00202550" w:rsidP="00730B87">
      <w:pPr>
        <w:spacing w:after="0" w:line="240" w:lineRule="auto"/>
      </w:pPr>
      <w:r>
        <w:separator/>
      </w:r>
    </w:p>
  </w:footnote>
  <w:footnote w:type="continuationSeparator" w:id="0">
    <w:p w14:paraId="40C40A1B" w14:textId="77777777" w:rsidR="00202550" w:rsidRDefault="00202550"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9121788">
    <w:abstractNumId w:val="3"/>
  </w:num>
  <w:num w:numId="2" w16cid:durableId="215286718">
    <w:abstractNumId w:val="0"/>
  </w:num>
  <w:num w:numId="3" w16cid:durableId="1736735588">
    <w:abstractNumId w:val="2"/>
  </w:num>
  <w:num w:numId="4" w16cid:durableId="11187664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02550"/>
    <w:rsid w:val="00730B87"/>
    <w:rsid w:val="00831595"/>
    <w:rsid w:val="00E35DF1"/>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E35DF1"/>
    <w:pPr>
      <w:spacing w:after="0" w:line="240" w:lineRule="auto"/>
    </w:pPr>
  </w:style>
  <w:style w:type="paragraph" w:styleId="Footer">
    <w:name w:val="footer"/>
    <w:basedOn w:val="Normal"/>
    <w:link w:val="FooterChar"/>
    <w:uiPriority w:val="99"/>
    <w:unhideWhenUsed/>
    <w:rsid w:val="00E35D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5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2026-09-27T23:51:00Z</dcterms:modified>
</cp:coreProperties>
</file>