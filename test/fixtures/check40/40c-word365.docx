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363E" w14:textId="77777777" w:rsidR="00C623A2" w:rsidRDefault="007651A8">
      <w:r>
        <w:t>Check 40c: for the Script Lab snippet check40-script.js. Table 1 (D) loses its middle column, table 2 (E) gains one at the end, both with tracking on, through Office JS. Then Save As 40c-word365.docx.</w:t>
      </w:r>
    </w:p>
    <w:tbl>
      <w:tblPr>
        <w:tblStyle w:val="TableGrid"/>
        <w:tblW w:w="6017" w:type="dxa"/>
        <w:tblLayout w:type="fixed"/>
        <w:tblLook w:val="04A0" w:firstRow="1" w:lastRow="0" w:firstColumn="1" w:lastColumn="0" w:noHBand="0" w:noVBand="1"/>
        <w:tblPrChange w:id="0" w:author="Author A" w:date="2026-10-09T08:35:00Z" w16du:dateUtc="2026-10-08T21:35:00Z">
          <w:tblPr>
            <w:tblStyle w:val="TableGrid"/>
            <w:tblW w:w="9026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009"/>
        <w:gridCol w:w="3008"/>
        <w:tblGridChange w:id="1">
          <w:tblGrid>
            <w:gridCol w:w="3009"/>
            <w:gridCol w:w="3008"/>
          </w:tblGrid>
        </w:tblGridChange>
      </w:tblGrid>
      <w:tr w:rsidR="00E3607F" w14:paraId="7399D632" w14:textId="77777777" w:rsidTr="00E3607F">
        <w:tc>
          <w:tcPr>
            <w:tcW w:w="3009" w:type="dxa"/>
            <w:tcPrChange w:id="2" w:author="Author A" w:date="2026-10-09T08:35:00Z" w16du:dateUtc="2026-10-08T21:35:00Z">
              <w:tcPr>
                <w:tcW w:w="3009" w:type="dxa"/>
              </w:tcPr>
            </w:tcPrChange>
          </w:tcPr>
          <w:p w14:paraId="5537A165" w14:textId="77777777" w:rsidR="00E3607F" w:rsidRDefault="00E3607F">
            <w:r>
              <w:t>D1A</w:t>
            </w:r>
          </w:p>
        </w:tc>
        <w:tc>
          <w:tcPr>
            <w:tcW w:w="3008" w:type="dxa"/>
            <w:tcPrChange w:id="3" w:author="Author A" w:date="2026-10-09T08:35:00Z" w16du:dateUtc="2026-10-08T21:35:00Z">
              <w:tcPr>
                <w:tcW w:w="3008" w:type="dxa"/>
              </w:tcPr>
            </w:tcPrChange>
          </w:tcPr>
          <w:p w14:paraId="3477D101" w14:textId="77777777" w:rsidR="00E3607F" w:rsidRDefault="00E3607F">
            <w:r>
              <w:t>D1C</w:t>
            </w:r>
          </w:p>
        </w:tc>
      </w:tr>
      <w:tr w:rsidR="00E3607F" w14:paraId="0B55E5B6" w14:textId="77777777" w:rsidTr="00E3607F">
        <w:tc>
          <w:tcPr>
            <w:tcW w:w="3009" w:type="dxa"/>
            <w:tcPrChange w:id="4" w:author="Author A" w:date="2026-10-09T08:35:00Z" w16du:dateUtc="2026-10-08T21:35:00Z">
              <w:tcPr>
                <w:tcW w:w="3009" w:type="dxa"/>
              </w:tcPr>
            </w:tcPrChange>
          </w:tcPr>
          <w:p w14:paraId="6FBB3D43" w14:textId="77777777" w:rsidR="00E3607F" w:rsidRDefault="00E3607F">
            <w:r>
              <w:t>D2A</w:t>
            </w:r>
          </w:p>
        </w:tc>
        <w:tc>
          <w:tcPr>
            <w:tcW w:w="3008" w:type="dxa"/>
            <w:tcPrChange w:id="5" w:author="Author A" w:date="2026-10-09T08:35:00Z" w16du:dateUtc="2026-10-08T21:35:00Z">
              <w:tcPr>
                <w:tcW w:w="3008" w:type="dxa"/>
              </w:tcPr>
            </w:tcPrChange>
          </w:tcPr>
          <w:p w14:paraId="56DA2F50" w14:textId="77777777" w:rsidR="00E3607F" w:rsidRDefault="00E3607F">
            <w:r>
              <w:t>D2C</w:t>
            </w:r>
          </w:p>
        </w:tc>
      </w:tr>
    </w:tbl>
    <w:p w14:paraId="795A1BD4" w14:textId="77777777" w:rsidR="00C623A2" w:rsidRDefault="00C623A2"/>
    <w:p w14:paraId="10EA945F" w14:textId="77777777" w:rsidR="00C623A2" w:rsidRDefault="007651A8">
      <w:r>
        <w:t>Table 2:</w:t>
      </w:r>
    </w:p>
    <w:tbl>
      <w:tblPr>
        <w:tblStyle w:val="TableGrid"/>
        <w:tblW w:w="12034" w:type="dxa"/>
        <w:tblLayout w:type="fixed"/>
        <w:tblLook w:val="04A0" w:firstRow="1" w:lastRow="0" w:firstColumn="1" w:lastColumn="0" w:noHBand="0" w:noVBand="1"/>
        <w:tblPrChange w:id="6" w:author="Author A" w:date="2026-10-09T08:35:00Z" w16du:dateUtc="2026-10-08T21:35:00Z">
          <w:tblPr>
            <w:tblStyle w:val="TableGrid"/>
            <w:tblW w:w="9026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009"/>
        <w:gridCol w:w="3009"/>
        <w:gridCol w:w="3008"/>
        <w:gridCol w:w="3008"/>
        <w:tblGridChange w:id="7">
          <w:tblGrid>
            <w:gridCol w:w="3009"/>
            <w:gridCol w:w="3009"/>
            <w:gridCol w:w="3008"/>
            <w:gridCol w:w="3008"/>
          </w:tblGrid>
        </w:tblGridChange>
      </w:tblGrid>
      <w:tr w:rsidR="00E3607F" w14:paraId="4507D75B" w14:textId="37748FA3" w:rsidTr="00E3607F">
        <w:tc>
          <w:tcPr>
            <w:tcW w:w="3009" w:type="dxa"/>
            <w:tcPrChange w:id="8" w:author="Author A" w:date="2026-10-09T08:35:00Z" w16du:dateUtc="2026-10-08T21:35:00Z">
              <w:tcPr>
                <w:tcW w:w="3009" w:type="dxa"/>
              </w:tcPr>
            </w:tcPrChange>
          </w:tcPr>
          <w:p w14:paraId="124AB9D6" w14:textId="77777777" w:rsidR="00E3607F" w:rsidRDefault="00E3607F">
            <w:r>
              <w:t>E1A</w:t>
            </w:r>
          </w:p>
        </w:tc>
        <w:tc>
          <w:tcPr>
            <w:tcW w:w="3009" w:type="dxa"/>
            <w:tcPrChange w:id="9" w:author="Author A" w:date="2026-10-09T08:35:00Z" w16du:dateUtc="2026-10-08T21:35:00Z">
              <w:tcPr>
                <w:tcW w:w="3009" w:type="dxa"/>
              </w:tcPr>
            </w:tcPrChange>
          </w:tcPr>
          <w:p w14:paraId="57C7F87E" w14:textId="77777777" w:rsidR="00E3607F" w:rsidRDefault="00E3607F">
            <w:r>
              <w:t>E1B</w:t>
            </w:r>
          </w:p>
        </w:tc>
        <w:tc>
          <w:tcPr>
            <w:tcW w:w="3008" w:type="dxa"/>
            <w:tcPrChange w:id="10" w:author="Author A" w:date="2026-10-09T08:35:00Z" w16du:dateUtc="2026-10-08T21:35:00Z">
              <w:tcPr>
                <w:tcW w:w="3008" w:type="dxa"/>
              </w:tcPr>
            </w:tcPrChange>
          </w:tcPr>
          <w:p w14:paraId="2D94EAFE" w14:textId="77777777" w:rsidR="00E3607F" w:rsidRDefault="00E3607F">
            <w:r>
              <w:t>E1C</w:t>
            </w:r>
          </w:p>
        </w:tc>
        <w:tc>
          <w:tcPr>
            <w:tcW w:w="3008" w:type="dxa"/>
            <w:tcPrChange w:id="11" w:author="Author A" w:date="2026-10-09T08:35:00Z" w16du:dateUtc="2026-10-08T21:35:00Z">
              <w:tcPr>
                <w:tcW w:w="3008" w:type="dxa"/>
              </w:tcPr>
            </w:tcPrChange>
          </w:tcPr>
          <w:p w14:paraId="0DB71E7C" w14:textId="1CD0BE57" w:rsidR="00E3607F" w:rsidRDefault="00E3607F">
            <w:ins w:id="12" w:author="Author A" w:date="2026-10-09T08:35:00Z" w16du:dateUtc="2026-10-08T21:35:00Z">
              <w:r>
                <w:t>E1D</w:t>
              </w:r>
            </w:ins>
          </w:p>
        </w:tc>
      </w:tr>
      <w:tr w:rsidR="00E3607F" w14:paraId="49E2B429" w14:textId="45192C5A" w:rsidTr="00E3607F">
        <w:tc>
          <w:tcPr>
            <w:tcW w:w="3009" w:type="dxa"/>
            <w:tcPrChange w:id="13" w:author="Author A" w:date="2026-10-09T08:35:00Z" w16du:dateUtc="2026-10-08T21:35:00Z">
              <w:tcPr>
                <w:tcW w:w="3009" w:type="dxa"/>
              </w:tcPr>
            </w:tcPrChange>
          </w:tcPr>
          <w:p w14:paraId="58DDAA07" w14:textId="77777777" w:rsidR="00E3607F" w:rsidRDefault="00E3607F">
            <w:r>
              <w:t>E2A</w:t>
            </w:r>
          </w:p>
        </w:tc>
        <w:tc>
          <w:tcPr>
            <w:tcW w:w="3009" w:type="dxa"/>
            <w:tcPrChange w:id="14" w:author="Author A" w:date="2026-10-09T08:35:00Z" w16du:dateUtc="2026-10-08T21:35:00Z">
              <w:tcPr>
                <w:tcW w:w="3009" w:type="dxa"/>
              </w:tcPr>
            </w:tcPrChange>
          </w:tcPr>
          <w:p w14:paraId="4AD0C4EE" w14:textId="77777777" w:rsidR="00E3607F" w:rsidRDefault="00E3607F">
            <w:r>
              <w:t>E2B</w:t>
            </w:r>
          </w:p>
        </w:tc>
        <w:tc>
          <w:tcPr>
            <w:tcW w:w="3008" w:type="dxa"/>
            <w:tcPrChange w:id="15" w:author="Author A" w:date="2026-10-09T08:35:00Z" w16du:dateUtc="2026-10-08T21:35:00Z">
              <w:tcPr>
                <w:tcW w:w="3008" w:type="dxa"/>
              </w:tcPr>
            </w:tcPrChange>
          </w:tcPr>
          <w:p w14:paraId="461FB800" w14:textId="77777777" w:rsidR="00E3607F" w:rsidRDefault="00E3607F">
            <w:r>
              <w:t>E2C</w:t>
            </w:r>
          </w:p>
        </w:tc>
        <w:tc>
          <w:tcPr>
            <w:tcW w:w="3008" w:type="dxa"/>
            <w:tcPrChange w:id="16" w:author="Author A" w:date="2026-10-09T08:35:00Z" w16du:dateUtc="2026-10-08T21:35:00Z">
              <w:tcPr>
                <w:tcW w:w="3008" w:type="dxa"/>
              </w:tcPr>
            </w:tcPrChange>
          </w:tcPr>
          <w:p w14:paraId="71C74019" w14:textId="0F22CE66" w:rsidR="00E3607F" w:rsidRDefault="00E3607F">
            <w:ins w:id="17" w:author="Author A" w:date="2026-10-09T08:35:00Z" w16du:dateUtc="2026-10-08T21:35:00Z">
              <w:r>
                <w:t>E2D</w:t>
              </w:r>
            </w:ins>
          </w:p>
        </w:tc>
      </w:tr>
    </w:tbl>
    <w:p w14:paraId="192672C5" w14:textId="77777777" w:rsidR="00C623A2" w:rsidRDefault="00C623A2"/>
    <w:sectPr w:rsidR="00C623A2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7984" w14:textId="77777777" w:rsidR="007651A8" w:rsidRDefault="007651A8" w:rsidP="00E3607F">
      <w:pPr>
        <w:spacing w:after="0" w:line="240" w:lineRule="auto"/>
      </w:pPr>
      <w:r>
        <w:separator/>
      </w:r>
    </w:p>
  </w:endnote>
  <w:endnote w:type="continuationSeparator" w:id="0">
    <w:p w14:paraId="3A35F8A1" w14:textId="77777777" w:rsidR="007651A8" w:rsidRDefault="007651A8" w:rsidP="00E36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243FF" w14:textId="77777777" w:rsidR="007651A8" w:rsidRDefault="007651A8" w:rsidP="00E3607F">
      <w:pPr>
        <w:spacing w:after="0" w:line="240" w:lineRule="auto"/>
      </w:pPr>
      <w:r>
        <w:separator/>
      </w:r>
    </w:p>
  </w:footnote>
  <w:footnote w:type="continuationSeparator" w:id="0">
    <w:p w14:paraId="1B355559" w14:textId="77777777" w:rsidR="007651A8" w:rsidRDefault="007651A8" w:rsidP="00E3607F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3A2"/>
    <w:rsid w:val="007651A8"/>
    <w:rsid w:val="00C623A2"/>
    <w:rsid w:val="00C63022"/>
    <w:rsid w:val="00E3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E5379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36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07F"/>
  </w:style>
  <w:style w:type="paragraph" w:styleId="Revision">
    <w:name w:val="Revision"/>
    <w:hidden/>
    <w:uiPriority w:val="99"/>
    <w:unhideWhenUsed/>
    <w:rsid w:val="00E360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751E56-39FC-4282-9964-4237554CF022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2026-10-08T21:36:00Z</dcterms:created>
  <dcterms:modified xsi:type="dcterms:W3CDTF">2026-10-08T21:36:00Z</dcterms:modified>
</cp:coreProperties>
</file>