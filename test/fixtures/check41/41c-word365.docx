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DF730" w14:textId="77777777" w:rsidR="00DD45FA" w:rsidRDefault="00FE3B55">
      <w:r>
        <w:t>Check 41c: for the Script Lab snippet check41-script.js. Table 1 (F) is AutoFit to contents, table 2 (G) AutoFit to window; each gains a column at the end through Office JS with tracking on. Then Save As 41c-word365.docx.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9"/>
        <w:gridCol w:w="582"/>
        <w:gridCol w:w="602"/>
        <w:gridCol w:w="600"/>
      </w:tblGrid>
      <w:tr w:rsidR="007D623A" w14:paraId="14719A1B" w14:textId="4F3B12C3" w:rsidTr="003678F0">
        <w:tc>
          <w:tcPr>
            <w:tcW w:w="0" w:type="auto"/>
          </w:tcPr>
          <w:p w14:paraId="7860E0A6" w14:textId="77777777" w:rsidR="007D623A" w:rsidRDefault="007D623A">
            <w:r>
              <w:t>F1A</w:t>
            </w:r>
          </w:p>
        </w:tc>
        <w:tc>
          <w:tcPr>
            <w:tcW w:w="0" w:type="auto"/>
          </w:tcPr>
          <w:p w14:paraId="379735F1" w14:textId="77777777" w:rsidR="007D623A" w:rsidRDefault="007D623A">
            <w:r>
              <w:t>F1B</w:t>
            </w:r>
          </w:p>
        </w:tc>
        <w:tc>
          <w:tcPr>
            <w:tcW w:w="0" w:type="auto"/>
          </w:tcPr>
          <w:p w14:paraId="3EFD3F49" w14:textId="77777777" w:rsidR="007D623A" w:rsidRDefault="007D623A">
            <w:r>
              <w:t>F1C</w:t>
            </w:r>
          </w:p>
        </w:tc>
        <w:tc>
          <w:tcPr>
            <w:tcW w:w="0" w:type="auto"/>
          </w:tcPr>
          <w:p w14:paraId="284BAF90" w14:textId="3C982E2C" w:rsidR="007D623A" w:rsidRDefault="007D623A">
            <w:ins w:id="0" w:author="Author A" w:date="2026-10-09T09:00:00Z" w16du:dateUtc="2026-10-08T22:00:00Z">
              <w:r>
                <w:t>F1D</w:t>
              </w:r>
            </w:ins>
          </w:p>
        </w:tc>
      </w:tr>
      <w:tr w:rsidR="007D623A" w14:paraId="5FEAA4F9" w14:textId="7A9AF04A" w:rsidTr="003678F0">
        <w:tc>
          <w:tcPr>
            <w:tcW w:w="0" w:type="auto"/>
          </w:tcPr>
          <w:p w14:paraId="6531B554" w14:textId="77777777" w:rsidR="007D623A" w:rsidRDefault="007D623A">
            <w:r>
              <w:t>F2A</w:t>
            </w:r>
          </w:p>
        </w:tc>
        <w:tc>
          <w:tcPr>
            <w:tcW w:w="0" w:type="auto"/>
          </w:tcPr>
          <w:p w14:paraId="3F064835" w14:textId="77777777" w:rsidR="007D623A" w:rsidRDefault="007D623A">
            <w:r>
              <w:t>F2B</w:t>
            </w:r>
          </w:p>
        </w:tc>
        <w:tc>
          <w:tcPr>
            <w:tcW w:w="0" w:type="auto"/>
          </w:tcPr>
          <w:p w14:paraId="6F0CFA49" w14:textId="77777777" w:rsidR="007D623A" w:rsidRDefault="007D623A">
            <w:r>
              <w:t>F2C</w:t>
            </w:r>
          </w:p>
        </w:tc>
        <w:tc>
          <w:tcPr>
            <w:tcW w:w="0" w:type="auto"/>
          </w:tcPr>
          <w:p w14:paraId="250143F1" w14:textId="35301B9C" w:rsidR="007D623A" w:rsidRDefault="007D623A">
            <w:ins w:id="1" w:author="Author A" w:date="2026-10-09T09:00:00Z" w16du:dateUtc="2026-10-08T22:00:00Z">
              <w:r>
                <w:t>F2D</w:t>
              </w:r>
            </w:ins>
          </w:p>
        </w:tc>
      </w:tr>
    </w:tbl>
    <w:p w14:paraId="47C7D85F" w14:textId="77777777" w:rsidR="00DD45FA" w:rsidRDefault="00DD45FA"/>
    <w:p w14:paraId="58C48E46" w14:textId="77777777" w:rsidR="00DD45FA" w:rsidRDefault="00FE3B55">
      <w:r>
        <w:t>Table 2:</w:t>
      </w:r>
    </w:p>
    <w:tbl>
      <w:tblPr>
        <w:tblStyle w:val="TableGrid"/>
        <w:tblW w:w="5000" w:type="pct"/>
        <w:tblLook w:val="04A0" w:firstRow="1" w:lastRow="0" w:firstColumn="1" w:lastColumn="0" w:noHBand="0" w:noVBand="1"/>
        <w:tblPrChange w:id="2" w:author="Author A" w:date="2026-10-09T09:00:00Z" w16du:dateUtc="2026-10-08T22:00:00Z">
          <w:tblPr>
            <w:tblStyle w:val="TableGrid"/>
            <w:tblW w:w="5000" w:type="pct"/>
            <w:tblLook w:val="04A0" w:firstRow="1" w:lastRow="0" w:firstColumn="1" w:lastColumn="0" w:noHBand="0" w:noVBand="1"/>
          </w:tblPr>
        </w:tblPrChange>
      </w:tblPr>
      <w:tblGrid>
        <w:gridCol w:w="2255"/>
        <w:gridCol w:w="2254"/>
        <w:gridCol w:w="2254"/>
        <w:gridCol w:w="2254"/>
        <w:tblGridChange w:id="3">
          <w:tblGrid>
            <w:gridCol w:w="2255"/>
            <w:gridCol w:w="750"/>
            <w:gridCol w:w="1504"/>
            <w:gridCol w:w="1502"/>
            <w:gridCol w:w="752"/>
            <w:gridCol w:w="2254"/>
            <w:gridCol w:w="3006"/>
          </w:tblGrid>
        </w:tblGridChange>
      </w:tblGrid>
      <w:tr w:rsidR="007D623A" w14:paraId="0FB1E4CF" w14:textId="7CD31A11" w:rsidTr="007D623A">
        <w:tc>
          <w:tcPr>
            <w:tcW w:w="1250" w:type="pct"/>
            <w:tcPrChange w:id="4" w:author="Author A" w:date="2026-10-09T09:00:00Z" w16du:dateUtc="2026-10-08T22:00:00Z">
              <w:tcPr>
                <w:tcW w:w="1666" w:type="pct"/>
                <w:gridSpan w:val="2"/>
              </w:tcPr>
            </w:tcPrChange>
          </w:tcPr>
          <w:p w14:paraId="07930480" w14:textId="77777777" w:rsidR="007D623A" w:rsidRDefault="007D623A">
            <w:r>
              <w:t>G1A</w:t>
            </w:r>
          </w:p>
        </w:tc>
        <w:tc>
          <w:tcPr>
            <w:tcW w:w="1250" w:type="pct"/>
            <w:tcPrChange w:id="5" w:author="Author A" w:date="2026-10-09T09:00:00Z" w16du:dateUtc="2026-10-08T22:00:00Z">
              <w:tcPr>
                <w:tcW w:w="1667" w:type="pct"/>
                <w:gridSpan w:val="2"/>
              </w:tcPr>
            </w:tcPrChange>
          </w:tcPr>
          <w:p w14:paraId="2E2059A6" w14:textId="77777777" w:rsidR="007D623A" w:rsidRDefault="007D623A">
            <w:r>
              <w:t>G1B</w:t>
            </w:r>
          </w:p>
        </w:tc>
        <w:tc>
          <w:tcPr>
            <w:tcW w:w="1250" w:type="pct"/>
            <w:tcPrChange w:id="6" w:author="Author A" w:date="2026-10-09T09:00:00Z" w16du:dateUtc="2026-10-08T22:00:00Z">
              <w:tcPr>
                <w:tcW w:w="1667" w:type="pct"/>
                <w:gridSpan w:val="2"/>
              </w:tcPr>
            </w:tcPrChange>
          </w:tcPr>
          <w:p w14:paraId="2A1C0328" w14:textId="77777777" w:rsidR="007D623A" w:rsidRDefault="007D623A">
            <w:r>
              <w:t>G1C</w:t>
            </w:r>
          </w:p>
        </w:tc>
        <w:tc>
          <w:tcPr>
            <w:tcW w:w="1250" w:type="pct"/>
            <w:tcPrChange w:id="7" w:author="Author A" w:date="2026-10-09T09:00:00Z" w16du:dateUtc="2026-10-08T22:00:00Z">
              <w:tcPr>
                <w:tcW w:w="1" w:type="pct"/>
              </w:tcPr>
            </w:tcPrChange>
          </w:tcPr>
          <w:p w14:paraId="499BEDAB" w14:textId="7B6E1E6D" w:rsidR="007D623A" w:rsidRDefault="007D623A">
            <w:ins w:id="8" w:author="Author A" w:date="2026-10-09T09:00:00Z" w16du:dateUtc="2026-10-08T22:00:00Z">
              <w:r>
                <w:t>G1D</w:t>
              </w:r>
            </w:ins>
          </w:p>
        </w:tc>
      </w:tr>
      <w:tr w:rsidR="007D623A" w14:paraId="64B1553A" w14:textId="7DF99DBF" w:rsidTr="007D623A">
        <w:tc>
          <w:tcPr>
            <w:tcW w:w="1250" w:type="pct"/>
            <w:tcPrChange w:id="9" w:author="Author A" w:date="2026-10-09T09:00:00Z" w16du:dateUtc="2026-10-08T22:00:00Z">
              <w:tcPr>
                <w:tcW w:w="1666" w:type="pct"/>
                <w:gridSpan w:val="2"/>
              </w:tcPr>
            </w:tcPrChange>
          </w:tcPr>
          <w:p w14:paraId="36A3936B" w14:textId="77777777" w:rsidR="007D623A" w:rsidRDefault="007D623A">
            <w:r>
              <w:t>G2A</w:t>
            </w:r>
          </w:p>
        </w:tc>
        <w:tc>
          <w:tcPr>
            <w:tcW w:w="1250" w:type="pct"/>
            <w:tcPrChange w:id="10" w:author="Author A" w:date="2026-10-09T09:00:00Z" w16du:dateUtc="2026-10-08T22:00:00Z">
              <w:tcPr>
                <w:tcW w:w="1667" w:type="pct"/>
                <w:gridSpan w:val="2"/>
              </w:tcPr>
            </w:tcPrChange>
          </w:tcPr>
          <w:p w14:paraId="3C5B4EE1" w14:textId="77777777" w:rsidR="007D623A" w:rsidRDefault="007D623A">
            <w:r>
              <w:t>G2B</w:t>
            </w:r>
          </w:p>
        </w:tc>
        <w:tc>
          <w:tcPr>
            <w:tcW w:w="1250" w:type="pct"/>
            <w:tcPrChange w:id="11" w:author="Author A" w:date="2026-10-09T09:00:00Z" w16du:dateUtc="2026-10-08T22:00:00Z">
              <w:tcPr>
                <w:tcW w:w="1667" w:type="pct"/>
                <w:gridSpan w:val="2"/>
              </w:tcPr>
            </w:tcPrChange>
          </w:tcPr>
          <w:p w14:paraId="15EDF3DE" w14:textId="77777777" w:rsidR="007D623A" w:rsidRDefault="007D623A">
            <w:r>
              <w:t>G2C</w:t>
            </w:r>
          </w:p>
        </w:tc>
        <w:tc>
          <w:tcPr>
            <w:tcW w:w="1250" w:type="pct"/>
            <w:tcPrChange w:id="12" w:author="Author A" w:date="2026-10-09T09:00:00Z" w16du:dateUtc="2026-10-08T22:00:00Z">
              <w:tcPr>
                <w:tcW w:w="1" w:type="pct"/>
              </w:tcPr>
            </w:tcPrChange>
          </w:tcPr>
          <w:p w14:paraId="6C25A66A" w14:textId="4A92276B" w:rsidR="007D623A" w:rsidRDefault="007D623A">
            <w:ins w:id="13" w:author="Author A" w:date="2026-10-09T09:00:00Z" w16du:dateUtc="2026-10-08T22:00:00Z">
              <w:r>
                <w:t>G2D</w:t>
              </w:r>
            </w:ins>
          </w:p>
        </w:tc>
      </w:tr>
    </w:tbl>
    <w:p w14:paraId="021F7A26" w14:textId="77777777" w:rsidR="00DD45FA" w:rsidRDefault="00DD45FA"/>
    <w:sectPr w:rsidR="00DD45FA">
      <w:pgSz w:w="11907" w:h="16839" w:code="9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61149" w14:textId="77777777" w:rsidR="00FE3B55" w:rsidRDefault="00FE3B55" w:rsidP="007D623A">
      <w:pPr>
        <w:spacing w:after="0" w:line="240" w:lineRule="auto"/>
      </w:pPr>
      <w:r>
        <w:separator/>
      </w:r>
    </w:p>
  </w:endnote>
  <w:endnote w:type="continuationSeparator" w:id="0">
    <w:p w14:paraId="51A69543" w14:textId="77777777" w:rsidR="00FE3B55" w:rsidRDefault="00FE3B55" w:rsidP="007D62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D57D4" w14:textId="77777777" w:rsidR="00FE3B55" w:rsidRDefault="00FE3B55" w:rsidP="007D623A">
      <w:pPr>
        <w:spacing w:after="0" w:line="240" w:lineRule="auto"/>
      </w:pPr>
      <w:r>
        <w:separator/>
      </w:r>
    </w:p>
  </w:footnote>
  <w:footnote w:type="continuationSeparator" w:id="0">
    <w:p w14:paraId="1200DBE9" w14:textId="77777777" w:rsidR="00FE3B55" w:rsidRDefault="00FE3B55" w:rsidP="007D623A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 A">
    <w15:presenceInfo w15:providerId="None" w15:userId="Author 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5FA"/>
    <w:rsid w:val="007D623A"/>
    <w:rsid w:val="00C63022"/>
    <w:rsid w:val="00DD45FA"/>
    <w:rsid w:val="00FE3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A7E83A"/>
  <w15:docId w15:val="{C36FF66A-FD69-4199-9B81-7D9FDA158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7D62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623A"/>
  </w:style>
  <w:style w:type="paragraph" w:styleId="Revision">
    <w:name w:val="Revision"/>
    <w:hidden/>
    <w:uiPriority w:val="99"/>
    <w:unhideWhenUsed/>
    <w:rsid w:val="007D623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8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99A69AE-F818-4D8B-94AB-6577E376F0C9}">
  <we:reference id="wa104380862" version="3.0.0.0" store="en-US" storeType="OMEX"/>
  <we:alternateReferences>
    <we:reference id="wa104380862" version="3.0.0.0" store="WA104380862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2026-10-08T22:01:00Z</dcterms:created>
  <dcterms:modified xsi:type="dcterms:W3CDTF">2026-10-08T22:01:00Z</dcterms:modified>
</cp:coreProperties>
</file>